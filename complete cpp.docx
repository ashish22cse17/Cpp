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748464"/>
        <w:docPartObj>
          <w:docPartGallery w:val="Cover Pages"/>
          <w:docPartUnique/>
        </w:docPartObj>
      </w:sdtPr>
      <w:sdtEndPr>
        <w:rPr>
          <w:b/>
          <w:bCs/>
          <w:sz w:val="36"/>
          <w:szCs w:val="36"/>
          <w:lang w:val="en-US"/>
        </w:rPr>
      </w:sdtEndPr>
      <w:sdtContent>
        <w:p w14:paraId="34B7FF3F" w14:textId="5E911EC5" w:rsidR="00400616" w:rsidRDefault="005737FF">
          <w:r>
            <w:rPr>
              <w:noProof/>
            </w:rPr>
            <mc:AlternateContent>
              <mc:Choice Requires="wps">
                <w:drawing>
                  <wp:anchor distT="0" distB="0" distL="114300" distR="114300" simplePos="0" relativeHeight="251658243" behindDoc="0" locked="0" layoutInCell="1" allowOverlap="1" wp14:anchorId="1CFBC3F4" wp14:editId="12CFCCDE">
                    <wp:simplePos x="0" y="0"/>
                    <wp:positionH relativeFrom="column">
                      <wp:posOffset>0</wp:posOffset>
                    </wp:positionH>
                    <wp:positionV relativeFrom="paragraph">
                      <wp:posOffset>0</wp:posOffset>
                    </wp:positionV>
                    <wp:extent cx="1828800" cy="1828800"/>
                    <wp:effectExtent l="0" t="0" r="0" b="0"/>
                    <wp:wrapNone/>
                    <wp:docPr id="1788900145" name="Text Box 17889001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DAAE794" w14:textId="76A1DDED" w:rsidR="005737FF" w:rsidRPr="005737FF" w:rsidRDefault="005737FF" w:rsidP="005737FF">
                                <w:pPr>
                                  <w:rPr>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1CFBC3F4" id="_x0000_t202" coordsize="21600,21600" o:spt="202" path="m,l,21600r21600,l21600,xe">
                    <v:stroke joinstyle="miter"/>
                    <v:path gradientshapeok="t" o:connecttype="rect"/>
                  </v:shapetype>
                  <v:shape id="Text Box 1788900145" o:spid="_x0000_s1026" type="#_x0000_t202" style="position:absolute;margin-left:0;margin-top:0;width:2in;height:2in;z-index:251658243;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7DAAE794" w14:textId="76A1DDED" w:rsidR="005737FF" w:rsidRPr="005737FF" w:rsidRDefault="005737FF" w:rsidP="005737FF">
                          <w:pPr>
                            <w:rPr>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v:shape>
                </w:pict>
              </mc:Fallback>
            </mc:AlternateContent>
          </w:r>
          <w:r w:rsidR="00400616">
            <w:rPr>
              <w:noProof/>
            </w:rPr>
            <mc:AlternateContent>
              <mc:Choice Requires="wpg">
                <w:drawing>
                  <wp:anchor distT="0" distB="0" distL="114300" distR="114300" simplePos="0" relativeHeight="251658240" behindDoc="0" locked="0" layoutInCell="1" allowOverlap="1" wp14:anchorId="3C09607D" wp14:editId="3082FA0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45AFFFE" w14:textId="44C82401" w:rsidR="00400616" w:rsidRDefault="00400616">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21BAC5C" w14:textId="25D4F15F" w:rsidR="00400616" w:rsidRDefault="00400616">
                                      <w:pPr>
                                        <w:pStyle w:val="NoSpacing"/>
                                        <w:spacing w:line="360" w:lineRule="auto"/>
                                        <w:rPr>
                                          <w:color w:val="FFFFFF" w:themeColor="background1"/>
                                        </w:rPr>
                                      </w:pPr>
                                      <w:r>
                                        <w:rPr>
                                          <w:color w:val="FFFFFF" w:themeColor="background1"/>
                                        </w:rPr>
                                        <w:t>Ashish Ranjan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4AB00D47" w14:textId="4654D7F6" w:rsidR="00400616" w:rsidRDefault="00400616">
                                      <w:pPr>
                                        <w:pStyle w:val="NoSpacing"/>
                                        <w:spacing w:line="360" w:lineRule="auto"/>
                                        <w:rPr>
                                          <w:color w:val="FFFFFF" w:themeColor="background1"/>
                                        </w:rPr>
                                      </w:pPr>
                                      <w:r>
                                        <w:rPr>
                                          <w:color w:val="FFFFFF" w:themeColor="background1"/>
                                        </w:rPr>
                                        <w:t>LOK NAYAK JAI PRAKASH INSTITUTE OF TECNOLOGY,CHAPRA</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12-06T00:00:00Z">
                                      <w:dateFormat w:val="M/d/yyyy"/>
                                      <w:lid w:val="en-US"/>
                                      <w:storeMappedDataAs w:val="dateTime"/>
                                      <w:calendar w:val="gregorian"/>
                                    </w:date>
                                  </w:sdtPr>
                                  <w:sdtContent>
                                    <w:p w14:paraId="5EFA3E0C" w14:textId="0698ACD5" w:rsidR="00400616" w:rsidRDefault="00400616">
                                      <w:pPr>
                                        <w:pStyle w:val="NoSpacing"/>
                                        <w:spacing w:line="360" w:lineRule="auto"/>
                                        <w:rPr>
                                          <w:color w:val="FFFFFF" w:themeColor="background1"/>
                                        </w:rPr>
                                      </w:pPr>
                                      <w:r>
                                        <w:rPr>
                                          <w:color w:val="FFFFFF" w:themeColor="background1"/>
                                          <w:lang w:val="en-US"/>
                                        </w:rPr>
                                        <w:t>12/6/2023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C09607D" id="Group 453" o:spid="_x0000_s1027" style="position:absolute;margin-left:193.95pt;margin-top:0;width:245.15pt;height:11in;z-index:25165824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BT8QHETAMAAIAMAAAOAAAAAAAAAAAAAAAAAC4CAABk&#10;cnMvZTJvRG9jLnhtbFBLAQItABQABgAIAAAAIQANdl2G3QAAAAYBAAAPAAAAAAAAAAAAAAAAAKYF&#10;AABkcnMvZG93bnJldi54bWxQSwUGAAAAAAQABADzAAAAsAYAAAAA&#10;">
                    <v:rect id="Rectangle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ebc389 [1945]" stroked="f" strokecolor="white" strokeweight="1pt">
                      <v:fill r:id="rId9" o:title="" opacity="52428f" color2="white [3212]" o:opacity2="52428f" type="pattern"/>
                      <v:shadow color="#d8d8d8" offset="3pt,3pt"/>
                    </v:rect>
                    <v:rect id="Rectangle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ebc389 [1945]" stroked="f" strokecolor="#d8d8d8"/>
                    <v:rect id="Rectangle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645AFFFE" w14:textId="44C82401" w:rsidR="00400616" w:rsidRDefault="00400616">
                            <w:pPr>
                              <w:pStyle w:val="NoSpacing"/>
                              <w:rPr>
                                <w:color w:val="FFFFFF" w:themeColor="background1"/>
                                <w:sz w:val="96"/>
                                <w:szCs w:val="96"/>
                              </w:rPr>
                            </w:pPr>
                          </w:p>
                        </w:txbxContent>
                      </v:textbox>
                    </v:rect>
                    <v:rect id="Rectangle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21BAC5C" w14:textId="25D4F15F" w:rsidR="00400616" w:rsidRDefault="00400616">
                                <w:pPr>
                                  <w:pStyle w:val="NoSpacing"/>
                                  <w:spacing w:line="360" w:lineRule="auto"/>
                                  <w:rPr>
                                    <w:color w:val="FFFFFF" w:themeColor="background1"/>
                                  </w:rPr>
                                </w:pPr>
                                <w:r>
                                  <w:rPr>
                                    <w:color w:val="FFFFFF" w:themeColor="background1"/>
                                  </w:rPr>
                                  <w:t>Ashish Ranjan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4AB00D47" w14:textId="4654D7F6" w:rsidR="00400616" w:rsidRDefault="00400616">
                                <w:pPr>
                                  <w:pStyle w:val="NoSpacing"/>
                                  <w:spacing w:line="360" w:lineRule="auto"/>
                                  <w:rPr>
                                    <w:color w:val="FFFFFF" w:themeColor="background1"/>
                                  </w:rPr>
                                </w:pPr>
                                <w:r>
                                  <w:rPr>
                                    <w:color w:val="FFFFFF" w:themeColor="background1"/>
                                  </w:rPr>
                                  <w:t>LOK NAYAK JAI PRAKASH INSTITUTE OF TECNOLOGY,CHAPRA</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12-06T00:00:00Z">
                                <w:dateFormat w:val="M/d/yyyy"/>
                                <w:lid w:val="en-US"/>
                                <w:storeMappedDataAs w:val="dateTime"/>
                                <w:calendar w:val="gregorian"/>
                              </w:date>
                            </w:sdtPr>
                            <w:sdtContent>
                              <w:p w14:paraId="5EFA3E0C" w14:textId="0698ACD5" w:rsidR="00400616" w:rsidRDefault="00400616">
                                <w:pPr>
                                  <w:pStyle w:val="NoSpacing"/>
                                  <w:spacing w:line="360" w:lineRule="auto"/>
                                  <w:rPr>
                                    <w:color w:val="FFFFFF" w:themeColor="background1"/>
                                  </w:rPr>
                                </w:pPr>
                                <w:r>
                                  <w:rPr>
                                    <w:color w:val="FFFFFF" w:themeColor="background1"/>
                                    <w:lang w:val="en-US"/>
                                  </w:rPr>
                                  <w:t>12/6/2023</w:t>
                                </w:r>
                              </w:p>
                            </w:sdtContent>
                          </w:sdt>
                        </w:txbxContent>
                      </v:textbox>
                    </v:rect>
                    <w10:wrap anchorx="page" anchory="page"/>
                  </v:group>
                </w:pict>
              </mc:Fallback>
            </mc:AlternateContent>
          </w:r>
          <w:r w:rsidR="00400616">
            <w:rPr>
              <w:noProof/>
            </w:rPr>
            <mc:AlternateContent>
              <mc:Choice Requires="wps">
                <w:drawing>
                  <wp:anchor distT="0" distB="0" distL="114300" distR="114300" simplePos="0" relativeHeight="251658242" behindDoc="0" locked="0" layoutInCell="0" allowOverlap="1" wp14:anchorId="51D64D5B" wp14:editId="25628616">
                    <wp:simplePos x="0" y="0"/>
                    <wp:positionH relativeFrom="page">
                      <wp:align>left</wp:align>
                    </wp:positionH>
                    <mc:AlternateContent>
                      <mc:Choice Requires="wp14">
                        <wp:positionV relativeFrom="page">
                          <wp14:pctPosVOffset>25000</wp14:pctPosVOffset>
                        </wp:positionV>
                      </mc:Choice>
                      <mc:Fallback>
                        <wp:positionV relativeFrom="page">
                          <wp:posOffset>3886200</wp:posOffset>
                        </wp:positionV>
                      </mc:Fallback>
                    </mc:AlternateContent>
                    <wp:extent cx="6970395" cy="640080"/>
                    <wp:effectExtent l="0" t="0" r="20955" b="20320"/>
                    <wp:wrapNone/>
                    <wp:docPr id="463"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12B49B8" w14:textId="1018F845" w:rsidR="00400616" w:rsidRDefault="00400616">
                                    <w:pPr>
                                      <w:pStyle w:val="NoSpacing"/>
                                      <w:jc w:val="right"/>
                                      <w:rPr>
                                        <w:color w:val="FFFFFF" w:themeColor="background1"/>
                                        <w:sz w:val="72"/>
                                        <w:szCs w:val="72"/>
                                      </w:rPr>
                                    </w:pPr>
                                    <w:r>
                                      <w:rPr>
                                        <w:color w:val="FFFFFF" w:themeColor="background1"/>
                                        <w:sz w:val="72"/>
                                        <w:szCs w:val="72"/>
                                      </w:rPr>
                                      <w:t>C++</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51D64D5B" id="Rectangle 463" o:spid="_x0000_s1032" style="position:absolute;margin-left:0;margin-top:0;width:548.85pt;height:50.4pt;z-index:25165824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12B49B8" w14:textId="1018F845" w:rsidR="00400616" w:rsidRDefault="00400616">
                              <w:pPr>
                                <w:pStyle w:val="NoSpacing"/>
                                <w:jc w:val="right"/>
                                <w:rPr>
                                  <w:color w:val="FFFFFF" w:themeColor="background1"/>
                                  <w:sz w:val="72"/>
                                  <w:szCs w:val="72"/>
                                </w:rPr>
                              </w:pPr>
                              <w:r>
                                <w:rPr>
                                  <w:color w:val="FFFFFF" w:themeColor="background1"/>
                                  <w:sz w:val="72"/>
                                  <w:szCs w:val="72"/>
                                </w:rPr>
                                <w:t>C++</w:t>
                              </w:r>
                            </w:p>
                          </w:sdtContent>
                        </w:sdt>
                      </w:txbxContent>
                    </v:textbox>
                    <w10:wrap anchorx="page" anchory="page"/>
                  </v:rect>
                </w:pict>
              </mc:Fallback>
            </mc:AlternateContent>
          </w:r>
        </w:p>
        <w:p w14:paraId="0C2E395B" w14:textId="08EBF134" w:rsidR="00400616" w:rsidRDefault="00400616">
          <w:pPr>
            <w:rPr>
              <w:b/>
              <w:bCs/>
              <w:sz w:val="36"/>
              <w:szCs w:val="36"/>
              <w:lang w:val="en-US"/>
            </w:rPr>
          </w:pPr>
          <w:r>
            <w:rPr>
              <w:noProof/>
            </w:rPr>
            <w:drawing>
              <wp:anchor distT="0" distB="0" distL="114300" distR="114300" simplePos="0" relativeHeight="251658241" behindDoc="0" locked="0" layoutInCell="0" allowOverlap="1" wp14:anchorId="4FBEAE4B" wp14:editId="613144D7">
                <wp:simplePos x="0" y="0"/>
                <wp:positionH relativeFrom="page">
                  <wp:align>right</wp:align>
                </wp:positionH>
                <wp:positionV relativeFrom="page">
                  <wp:align>center</wp:align>
                </wp:positionV>
                <wp:extent cx="5577840" cy="3702695"/>
                <wp:effectExtent l="0" t="0" r="3810" b="0"/>
                <wp:wrapNone/>
                <wp:docPr id="464" name="Picture 464"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b/>
              <w:bCs/>
              <w:sz w:val="36"/>
              <w:szCs w:val="36"/>
              <w:lang w:val="en-US"/>
            </w:rPr>
            <w:br w:type="page"/>
          </w:r>
        </w:p>
      </w:sdtContent>
    </w:sdt>
    <w:p w14:paraId="6408FA48" w14:textId="519D0D2A" w:rsidR="00DC3072" w:rsidRPr="00400616" w:rsidRDefault="00EE3600" w:rsidP="009E4417">
      <w:pPr>
        <w:pStyle w:val="Title"/>
        <w:rPr>
          <w:rFonts w:ascii="Algerian" w:hAnsi="Algerian"/>
          <w:b/>
          <w:bCs/>
          <w:i/>
          <w:iCs/>
          <w:u w:val="single"/>
          <w:lang w:val="en-US"/>
        </w:rPr>
      </w:pPr>
      <w:r>
        <w:rPr>
          <w:rFonts w:ascii="Algerian" w:hAnsi="Algerian"/>
          <w:b/>
          <w:bCs/>
          <w:i/>
          <w:iCs/>
          <w:highlight w:val="green"/>
          <w:u w:val="single"/>
          <w:lang w:val="en-US"/>
        </w:rPr>
        <w:lastRenderedPageBreak/>
        <w:t>`</w:t>
      </w:r>
      <w:r w:rsidR="009E4417" w:rsidRPr="005737FF">
        <w:rPr>
          <w:rFonts w:ascii="Algerian" w:hAnsi="Algerian"/>
          <w:b/>
          <w:bCs/>
          <w:i/>
          <w:iCs/>
          <w:highlight w:val="green"/>
          <w:u w:val="single"/>
          <w:lang w:val="en-US"/>
        </w:rPr>
        <w:t>1.Introduction to c++</w:t>
      </w:r>
    </w:p>
    <w:p w14:paraId="3AB2BD22" w14:textId="6020811E" w:rsidR="009E4417" w:rsidRDefault="009E4417" w:rsidP="009E4417">
      <w:pPr>
        <w:rPr>
          <w:lang w:val="en-US"/>
        </w:rPr>
      </w:pPr>
    </w:p>
    <w:p w14:paraId="6146419B" w14:textId="5927FF98" w:rsidR="009E4417" w:rsidRPr="005737FF" w:rsidRDefault="009E4417" w:rsidP="009E4417">
      <w:pPr>
        <w:pStyle w:val="ListParagraph"/>
        <w:numPr>
          <w:ilvl w:val="1"/>
          <w:numId w:val="1"/>
        </w:numPr>
        <w:rPr>
          <w:b/>
          <w:bCs/>
          <w:sz w:val="36"/>
          <w:szCs w:val="36"/>
          <w:highlight w:val="cyan"/>
          <w:lang w:val="en-US"/>
        </w:rPr>
      </w:pPr>
      <w:r w:rsidRPr="005737FF">
        <w:rPr>
          <w:b/>
          <w:bCs/>
          <w:sz w:val="36"/>
          <w:szCs w:val="36"/>
          <w:highlight w:val="cyan"/>
          <w:lang w:val="en-US"/>
        </w:rPr>
        <w:t>C++ character set</w:t>
      </w:r>
    </w:p>
    <w:p w14:paraId="14412258" w14:textId="212D9E0A" w:rsidR="00400616" w:rsidRDefault="00400616" w:rsidP="00400616">
      <w:pPr>
        <w:pStyle w:val="ListParagraph"/>
      </w:pPr>
      <w:r>
        <w:t>Character set is a set of valid characters that a language can recognize. A character represents any letter, digit or any other special character. The C++ programming language also has some character set. Now let us learn C++ language character set.</w:t>
      </w:r>
    </w:p>
    <w:p w14:paraId="765B4A75" w14:textId="7F7B9C78" w:rsidR="00400616" w:rsidRDefault="00400616" w:rsidP="00400616">
      <w:pPr>
        <w:pStyle w:val="ListParagraph"/>
      </w:pPr>
      <w:r>
        <w:t xml:space="preserve">                                         Table 12.1: C++ character set</w:t>
      </w:r>
    </w:p>
    <w:p w14:paraId="1970DE14" w14:textId="21E882BC" w:rsidR="00400616" w:rsidRDefault="00400616" w:rsidP="00400616">
      <w:pPr>
        <w:pStyle w:val="ListParagraph"/>
        <w:rPr>
          <w:b/>
          <w:bCs/>
          <w:sz w:val="36"/>
          <w:szCs w:val="36"/>
          <w:lang w:val="en-US"/>
        </w:rPr>
      </w:pPr>
      <w:r w:rsidRPr="00400616">
        <w:rPr>
          <w:b/>
          <w:bCs/>
          <w:noProof/>
          <w:sz w:val="36"/>
          <w:szCs w:val="36"/>
          <w:lang w:val="en-US"/>
        </w:rPr>
        <w:drawing>
          <wp:inline distT="0" distB="0" distL="0" distR="0" wp14:anchorId="6FEC2A54" wp14:editId="5220D605">
            <wp:extent cx="4907705" cy="1463167"/>
            <wp:effectExtent l="0" t="0" r="7620" b="3810"/>
            <wp:docPr id="2108779107" name="Picture 2108779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79107" name=""/>
                    <pic:cNvPicPr/>
                  </pic:nvPicPr>
                  <pic:blipFill>
                    <a:blip r:embed="rId11"/>
                    <a:stretch>
                      <a:fillRect/>
                    </a:stretch>
                  </pic:blipFill>
                  <pic:spPr>
                    <a:xfrm>
                      <a:off x="0" y="0"/>
                      <a:ext cx="4907705" cy="1463167"/>
                    </a:xfrm>
                    <a:prstGeom prst="rect">
                      <a:avLst/>
                    </a:prstGeom>
                  </pic:spPr>
                </pic:pic>
              </a:graphicData>
            </a:graphic>
          </wp:inline>
        </w:drawing>
      </w:r>
    </w:p>
    <w:p w14:paraId="59028926" w14:textId="2DEB0D68" w:rsidR="00400616" w:rsidRPr="00400616" w:rsidRDefault="00400616" w:rsidP="00400616">
      <w:pPr>
        <w:pStyle w:val="ListParagraph"/>
        <w:rPr>
          <w:b/>
          <w:bCs/>
          <w:sz w:val="36"/>
          <w:szCs w:val="36"/>
          <w:lang w:val="en-US"/>
        </w:rPr>
      </w:pPr>
      <w:r>
        <w:rPr>
          <w:b/>
          <w:bCs/>
          <w:sz w:val="36"/>
          <w:szCs w:val="36"/>
          <w:lang w:val="en-US"/>
        </w:rPr>
        <w:t xml:space="preserve">                           </w:t>
      </w:r>
    </w:p>
    <w:p w14:paraId="26886218" w14:textId="297E1406" w:rsidR="009E4417" w:rsidRPr="005737FF" w:rsidRDefault="009E4417" w:rsidP="009E4417">
      <w:pPr>
        <w:pStyle w:val="ListParagraph"/>
        <w:numPr>
          <w:ilvl w:val="1"/>
          <w:numId w:val="1"/>
        </w:numPr>
        <w:rPr>
          <w:b/>
          <w:bCs/>
          <w:sz w:val="36"/>
          <w:szCs w:val="36"/>
          <w:highlight w:val="cyan"/>
          <w:lang w:val="en-US"/>
        </w:rPr>
      </w:pPr>
      <w:r w:rsidRPr="005737FF">
        <w:rPr>
          <w:b/>
          <w:bCs/>
          <w:sz w:val="36"/>
          <w:szCs w:val="36"/>
          <w:highlight w:val="cyan"/>
          <w:lang w:val="en-US"/>
        </w:rPr>
        <w:t>Basic data types</w:t>
      </w:r>
    </w:p>
    <w:p w14:paraId="5C942267" w14:textId="77777777" w:rsidR="00400616" w:rsidRDefault="00400616" w:rsidP="00400616">
      <w:pPr>
        <w:pStyle w:val="ListParagraph"/>
      </w:pPr>
      <w:r>
        <w:t xml:space="preserve">Now you will learn about basic data types used in C++ language. Every program specifies a set of operations to be done on some data in a particular sequence. However, the data can be of many types such as a number, a character, boolean value etc. C++ supports a large number of data types. The built in or basic data types supported by C++ are integer, floating point and character type. A brief discussion on these types is given below: </w:t>
      </w:r>
    </w:p>
    <w:p w14:paraId="4C751407" w14:textId="27721719" w:rsidR="00400616" w:rsidRDefault="00400616" w:rsidP="00400616">
      <w:pPr>
        <w:pStyle w:val="ListParagraph"/>
      </w:pPr>
      <w:r>
        <w:t xml:space="preserve">                                 Table 12.2: Data Types with Range</w:t>
      </w:r>
    </w:p>
    <w:p w14:paraId="41D8279B" w14:textId="47A7E8BC" w:rsidR="00400616" w:rsidRDefault="00400616" w:rsidP="00400616">
      <w:pPr>
        <w:pStyle w:val="ListParagraph"/>
        <w:rPr>
          <w:b/>
          <w:bCs/>
          <w:sz w:val="36"/>
          <w:szCs w:val="36"/>
          <w:lang w:val="en-US"/>
        </w:rPr>
      </w:pPr>
      <w:r w:rsidRPr="00400616">
        <w:rPr>
          <w:b/>
          <w:bCs/>
          <w:noProof/>
          <w:sz w:val="36"/>
          <w:szCs w:val="36"/>
          <w:lang w:val="en-US"/>
        </w:rPr>
        <w:drawing>
          <wp:inline distT="0" distB="0" distL="0" distR="0" wp14:anchorId="0F9853AF" wp14:editId="61CF1CD1">
            <wp:extent cx="4915326" cy="2133785"/>
            <wp:effectExtent l="0" t="0" r="0" b="0"/>
            <wp:docPr id="1341004748" name="Picture 1341004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4748" name=""/>
                    <pic:cNvPicPr/>
                  </pic:nvPicPr>
                  <pic:blipFill>
                    <a:blip r:embed="rId12"/>
                    <a:stretch>
                      <a:fillRect/>
                    </a:stretch>
                  </pic:blipFill>
                  <pic:spPr>
                    <a:xfrm>
                      <a:off x="0" y="0"/>
                      <a:ext cx="4915326" cy="2133785"/>
                    </a:xfrm>
                    <a:prstGeom prst="rect">
                      <a:avLst/>
                    </a:prstGeom>
                  </pic:spPr>
                </pic:pic>
              </a:graphicData>
            </a:graphic>
          </wp:inline>
        </w:drawing>
      </w:r>
    </w:p>
    <w:p w14:paraId="6F29DD5F" w14:textId="5468974A" w:rsidR="00400616" w:rsidRPr="003E5E45" w:rsidRDefault="00400616" w:rsidP="00400616">
      <w:pPr>
        <w:pStyle w:val="ListParagraph"/>
        <w:rPr>
          <w:b/>
          <w:bCs/>
        </w:rPr>
      </w:pPr>
      <w:r w:rsidRPr="003E5E45">
        <w:rPr>
          <w:b/>
          <w:bCs/>
        </w:rPr>
        <w:t>2.1 Integer type (int)</w:t>
      </w:r>
    </w:p>
    <w:p w14:paraId="201A494A" w14:textId="4B80E160" w:rsidR="00400616" w:rsidRDefault="00400616" w:rsidP="00400616">
      <w:pPr>
        <w:pStyle w:val="ListParagraph"/>
      </w:pPr>
      <w:r>
        <w:t xml:space="preserve"> An integer is an integral whole number without a decimal point. These numbers are used for counting. For example 26, 373, –1729 are valid integers. Normally an integer can hold numbers from –32768 to 32767. However, if the need be, a long integer (long int) can also be used to hold integers from –2, 147, 483, 648 to 2, 147, 483, 648.</w:t>
      </w:r>
    </w:p>
    <w:p w14:paraId="2CBCF43E" w14:textId="67F2C6DD" w:rsidR="003E5E45" w:rsidRPr="003E5E45" w:rsidRDefault="003E5E45" w:rsidP="00400616">
      <w:pPr>
        <w:pStyle w:val="ListParagraph"/>
        <w:rPr>
          <w:b/>
          <w:bCs/>
        </w:rPr>
      </w:pPr>
      <w:r w:rsidRPr="003E5E45">
        <w:rPr>
          <w:b/>
          <w:bCs/>
        </w:rPr>
        <w:t>2.2</w:t>
      </w:r>
      <w:r>
        <w:rPr>
          <w:b/>
          <w:bCs/>
        </w:rPr>
        <w:t xml:space="preserve"> </w:t>
      </w:r>
      <w:r w:rsidRPr="003E5E45">
        <w:rPr>
          <w:b/>
          <w:bCs/>
        </w:rPr>
        <w:t>Floating point type (float)</w:t>
      </w:r>
    </w:p>
    <w:p w14:paraId="4DE0A087" w14:textId="67C3EC0B" w:rsidR="00400616" w:rsidRDefault="003E5E45" w:rsidP="00400616">
      <w:pPr>
        <w:pStyle w:val="ListParagraph"/>
      </w:pPr>
      <w:r>
        <w:t xml:space="preserve"> A floating point number has a decimal point. Even if it has an integral value, it must include a decimal point at the end. These numbers are used for measuring quantities.</w:t>
      </w:r>
    </w:p>
    <w:p w14:paraId="087C84FA" w14:textId="738E4A78" w:rsidR="003E5E45" w:rsidRDefault="003E5E45" w:rsidP="00400616">
      <w:pPr>
        <w:pStyle w:val="ListParagraph"/>
      </w:pPr>
      <w:r>
        <w:t>Examples of valid floating point numbers are: 27.4, -927., 40.03 A float type data can be used to hold numbers from 3.4*10–38 to 3.4*10+38 with six or seven digits of precision. However, for more precision a double precision type (double) can be used to hold numbers from 1.7*10–308 to 1.7*10+308 with about 15 digits of precision.</w:t>
      </w:r>
    </w:p>
    <w:p w14:paraId="535DA350" w14:textId="77777777" w:rsidR="003E5E45" w:rsidRPr="003E5E45" w:rsidRDefault="003E5E45" w:rsidP="00400616">
      <w:pPr>
        <w:pStyle w:val="ListParagraph"/>
        <w:rPr>
          <w:b/>
          <w:bCs/>
        </w:rPr>
      </w:pPr>
      <w:r w:rsidRPr="003E5E45">
        <w:rPr>
          <w:b/>
          <w:bCs/>
        </w:rPr>
        <w:t>2.3 Character Type (Char)</w:t>
      </w:r>
    </w:p>
    <w:p w14:paraId="4FCD06FD" w14:textId="4A4F18B1" w:rsidR="003E5E45" w:rsidRDefault="003E5E45" w:rsidP="00400616">
      <w:pPr>
        <w:pStyle w:val="ListParagraph"/>
      </w:pPr>
      <w:r>
        <w:t xml:space="preserve"> It is a non numeric data type consisting of single alphanumeric character. Examples of valid character types are : ‘A’, ‘9’, ‘P’, ‘8’, ‘&amp;’. It may be noted here that 9 and ‘9’ are of different data types. The former is of type int and later of type char.</w:t>
      </w:r>
    </w:p>
    <w:p w14:paraId="4924895C" w14:textId="77777777" w:rsidR="003E5E45" w:rsidRPr="00400616" w:rsidRDefault="003E5E45" w:rsidP="00400616">
      <w:pPr>
        <w:pStyle w:val="ListParagraph"/>
        <w:rPr>
          <w:b/>
          <w:bCs/>
          <w:sz w:val="36"/>
          <w:szCs w:val="36"/>
          <w:lang w:val="en-US"/>
        </w:rPr>
      </w:pPr>
    </w:p>
    <w:p w14:paraId="545A66AC" w14:textId="2B354704" w:rsidR="009E4417" w:rsidRPr="005737FF" w:rsidRDefault="009E4417" w:rsidP="009E4417">
      <w:pPr>
        <w:pStyle w:val="ListParagraph"/>
        <w:numPr>
          <w:ilvl w:val="1"/>
          <w:numId w:val="1"/>
        </w:numPr>
        <w:rPr>
          <w:b/>
          <w:bCs/>
          <w:sz w:val="36"/>
          <w:szCs w:val="36"/>
          <w:highlight w:val="cyan"/>
          <w:lang w:val="en-US"/>
        </w:rPr>
      </w:pPr>
      <w:r w:rsidRPr="005737FF">
        <w:rPr>
          <w:b/>
          <w:bCs/>
          <w:sz w:val="36"/>
          <w:szCs w:val="36"/>
          <w:highlight w:val="cyan"/>
          <w:lang w:val="en-US"/>
        </w:rPr>
        <w:t>Tokens</w:t>
      </w:r>
    </w:p>
    <w:p w14:paraId="28A30B8C" w14:textId="6ED710D6" w:rsidR="003E5E45" w:rsidRDefault="003E5E45" w:rsidP="003E5E45">
      <w:r>
        <w:t>A token is a group of characters that logically belong together. The programmer can write a program by using tokens. C++ uses the following types of tokens.</w:t>
      </w:r>
    </w:p>
    <w:p w14:paraId="625BDA62" w14:textId="10BDD025" w:rsidR="003E5E45" w:rsidRDefault="003E5E45" w:rsidP="003E5E45">
      <w:pPr>
        <w:pStyle w:val="ListParagraph"/>
        <w:numPr>
          <w:ilvl w:val="0"/>
          <w:numId w:val="4"/>
        </w:numPr>
      </w:pPr>
      <w:r>
        <w:t>Keywords</w:t>
      </w:r>
    </w:p>
    <w:p w14:paraId="0938DCDA" w14:textId="4F84EC20" w:rsidR="003E5E45" w:rsidRDefault="003E5E45" w:rsidP="003E5E45">
      <w:pPr>
        <w:pStyle w:val="ListParagraph"/>
        <w:numPr>
          <w:ilvl w:val="0"/>
          <w:numId w:val="4"/>
        </w:numPr>
      </w:pPr>
      <w:r>
        <w:t>Identifiers</w:t>
      </w:r>
    </w:p>
    <w:p w14:paraId="281D6F99" w14:textId="4CCE9D05" w:rsidR="003E5E45" w:rsidRDefault="003E5E45" w:rsidP="003E5E45">
      <w:pPr>
        <w:pStyle w:val="ListParagraph"/>
        <w:numPr>
          <w:ilvl w:val="0"/>
          <w:numId w:val="4"/>
        </w:numPr>
      </w:pPr>
      <w:r>
        <w:t>Literals</w:t>
      </w:r>
    </w:p>
    <w:p w14:paraId="2B2A9315" w14:textId="69D42BEF" w:rsidR="003E5E45" w:rsidRDefault="003E5E45" w:rsidP="003E5E45">
      <w:pPr>
        <w:pStyle w:val="ListParagraph"/>
        <w:numPr>
          <w:ilvl w:val="0"/>
          <w:numId w:val="4"/>
        </w:numPr>
      </w:pPr>
      <w:r>
        <w:t>Punctuators</w:t>
      </w:r>
    </w:p>
    <w:p w14:paraId="0D2A9196" w14:textId="4FB5EF20" w:rsidR="003E5E45" w:rsidRDefault="003E5E45" w:rsidP="003E5E45">
      <w:pPr>
        <w:pStyle w:val="ListParagraph"/>
        <w:numPr>
          <w:ilvl w:val="0"/>
          <w:numId w:val="4"/>
        </w:numPr>
      </w:pPr>
      <w:r>
        <w:t>Operators</w:t>
      </w:r>
    </w:p>
    <w:p w14:paraId="7BB0B511" w14:textId="77777777" w:rsidR="00C40265" w:rsidRPr="0006535A" w:rsidRDefault="00C40265" w:rsidP="003E5E45">
      <w:pPr>
        <w:rPr>
          <w:b/>
          <w:bCs/>
          <w:sz w:val="28"/>
          <w:szCs w:val="28"/>
        </w:rPr>
      </w:pPr>
      <w:r w:rsidRPr="0006535A">
        <w:rPr>
          <w:b/>
          <w:bCs/>
          <w:sz w:val="28"/>
          <w:szCs w:val="28"/>
        </w:rPr>
        <w:t>3.1 Keywords</w:t>
      </w:r>
    </w:p>
    <w:p w14:paraId="4E1A391D" w14:textId="469FCE0D" w:rsidR="003E5E45" w:rsidRPr="00C40265" w:rsidRDefault="003E5E45" w:rsidP="003E5E45">
      <w:pPr>
        <w:rPr>
          <w:b/>
          <w:bCs/>
        </w:rPr>
      </w:pPr>
      <w:r>
        <w:t>There are some reserved words in C++ which have predefined meaning to complier called keywords. Some commonly used keywords are given below:</w:t>
      </w:r>
    </w:p>
    <w:p w14:paraId="75B0F781" w14:textId="53FE2158" w:rsidR="00C40265" w:rsidRDefault="00C40265" w:rsidP="003E5E45">
      <w:r>
        <w:t xml:space="preserve">                                                            Table 12.3: List of keywords</w:t>
      </w:r>
    </w:p>
    <w:p w14:paraId="6B673025" w14:textId="4ACDA096" w:rsidR="003E5E45" w:rsidRDefault="00C40265" w:rsidP="003E5E45">
      <w:r w:rsidRPr="00C40265">
        <w:rPr>
          <w:noProof/>
        </w:rPr>
        <w:lastRenderedPageBreak/>
        <w:drawing>
          <wp:inline distT="0" distB="0" distL="0" distR="0" wp14:anchorId="4D967262" wp14:editId="01C19B81">
            <wp:extent cx="5731510" cy="3095625"/>
            <wp:effectExtent l="0" t="0" r="2540" b="9525"/>
            <wp:docPr id="1341090726" name="Picture 134109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90726" name=""/>
                    <pic:cNvPicPr/>
                  </pic:nvPicPr>
                  <pic:blipFill>
                    <a:blip r:embed="rId13"/>
                    <a:stretch>
                      <a:fillRect/>
                    </a:stretch>
                  </pic:blipFill>
                  <pic:spPr>
                    <a:xfrm>
                      <a:off x="0" y="0"/>
                      <a:ext cx="5731510" cy="3095625"/>
                    </a:xfrm>
                    <a:prstGeom prst="rect">
                      <a:avLst/>
                    </a:prstGeom>
                  </pic:spPr>
                </pic:pic>
              </a:graphicData>
            </a:graphic>
          </wp:inline>
        </w:drawing>
      </w:r>
    </w:p>
    <w:p w14:paraId="2C7FDC22" w14:textId="7F7E276D" w:rsidR="00C40265" w:rsidRPr="0006535A" w:rsidRDefault="00C40265" w:rsidP="003E5E45">
      <w:pPr>
        <w:rPr>
          <w:b/>
          <w:bCs/>
          <w:sz w:val="28"/>
          <w:szCs w:val="28"/>
        </w:rPr>
      </w:pPr>
      <w:r w:rsidRPr="0006535A">
        <w:rPr>
          <w:b/>
          <w:bCs/>
          <w:sz w:val="28"/>
          <w:szCs w:val="28"/>
        </w:rPr>
        <w:t xml:space="preserve">3.2 Identifiers </w:t>
      </w:r>
    </w:p>
    <w:p w14:paraId="1A672C4C" w14:textId="77777777" w:rsidR="00C40265" w:rsidRDefault="00C40265" w:rsidP="003E5E45">
      <w:r>
        <w:t>Symbolic names can be used in C++ for various data items used by a programmer in his/her program. For example, if you want to store a value 50 in a memory location, you can choose any symbolic name (say MARKS) and use it as given below:</w:t>
      </w:r>
    </w:p>
    <w:p w14:paraId="409E25D4" w14:textId="210D7B3A" w:rsidR="00C40265" w:rsidRPr="00C40265" w:rsidRDefault="00C40265" w:rsidP="003E5E45">
      <w:pPr>
        <w:rPr>
          <w:b/>
          <w:bCs/>
          <w:sz w:val="28"/>
          <w:szCs w:val="28"/>
        </w:rPr>
      </w:pPr>
      <w:r>
        <w:t xml:space="preserve">                                                                    </w:t>
      </w:r>
      <w:r w:rsidRPr="00C40265">
        <w:rPr>
          <w:b/>
          <w:bCs/>
          <w:sz w:val="28"/>
          <w:szCs w:val="28"/>
        </w:rPr>
        <w:t>MARKS = 50</w:t>
      </w:r>
    </w:p>
    <w:p w14:paraId="4EAD2ACB" w14:textId="77777777" w:rsidR="00C40265" w:rsidRDefault="00C40265" w:rsidP="003E5E45">
      <w:r>
        <w:t xml:space="preserve"> The symbol ‘=’ is an assignment operator. The significance of the above statement is that ‘MARKS’ is a symbolic name for a memory location where the value 50 is being stored. A symbolic name is generally known as an identifier. The identifier is a sequence of characters taken from C++ character set. The rules for the formation of an identifier are: </w:t>
      </w:r>
    </w:p>
    <w:p w14:paraId="44426E8D" w14:textId="77777777" w:rsidR="00C40265" w:rsidRDefault="00C40265" w:rsidP="00C40265">
      <w:pPr>
        <w:pStyle w:val="ListParagraph"/>
        <w:numPr>
          <w:ilvl w:val="0"/>
          <w:numId w:val="5"/>
        </w:numPr>
      </w:pPr>
      <w:r>
        <w:t xml:space="preserve">An identifier can consist of alphabets, digits and/or underscores. </w:t>
      </w:r>
    </w:p>
    <w:p w14:paraId="3416A65E" w14:textId="3AC12AC8" w:rsidR="00C40265" w:rsidRDefault="00C40265" w:rsidP="00C40265">
      <w:pPr>
        <w:pStyle w:val="ListParagraph"/>
        <w:numPr>
          <w:ilvl w:val="0"/>
          <w:numId w:val="5"/>
        </w:numPr>
      </w:pPr>
      <w:r>
        <w:t xml:space="preserve"> It must not start with a digit.</w:t>
      </w:r>
    </w:p>
    <w:p w14:paraId="6C8F5BC9" w14:textId="76C800A8" w:rsidR="00C40265" w:rsidRDefault="00C40265" w:rsidP="00C40265">
      <w:pPr>
        <w:pStyle w:val="ListParagraph"/>
        <w:numPr>
          <w:ilvl w:val="0"/>
          <w:numId w:val="5"/>
        </w:numPr>
      </w:pPr>
      <w:r>
        <w:t>C++ is case sensitive, i.e., upper case and lower case letters are considered different from each other. It may be noted that TOTAL and total are two different identifier names.</w:t>
      </w:r>
    </w:p>
    <w:p w14:paraId="69973185" w14:textId="025B1D91" w:rsidR="00C40265" w:rsidRDefault="00C40265" w:rsidP="00C40265">
      <w:pPr>
        <w:pStyle w:val="ListParagraph"/>
        <w:numPr>
          <w:ilvl w:val="0"/>
          <w:numId w:val="5"/>
        </w:numPr>
      </w:pPr>
      <w:r>
        <w:t xml:space="preserve"> It should not be a reserved word (keywords).</w:t>
      </w:r>
    </w:p>
    <w:p w14:paraId="3EC620FE" w14:textId="77777777" w:rsidR="0006535A" w:rsidRPr="0006535A" w:rsidRDefault="00C40265" w:rsidP="003E5E45">
      <w:pPr>
        <w:rPr>
          <w:b/>
          <w:bCs/>
          <w:sz w:val="28"/>
          <w:szCs w:val="28"/>
        </w:rPr>
      </w:pPr>
      <w:r w:rsidRPr="0006535A">
        <w:rPr>
          <w:b/>
          <w:bCs/>
          <w:sz w:val="28"/>
          <w:szCs w:val="28"/>
        </w:rPr>
        <w:t xml:space="preserve">3.3 Literals </w:t>
      </w:r>
    </w:p>
    <w:p w14:paraId="7BE108E2" w14:textId="51EC9161" w:rsidR="00C40265" w:rsidRPr="0006535A" w:rsidRDefault="00C40265" w:rsidP="003E5E45">
      <w:pPr>
        <w:rPr>
          <w:b/>
          <w:bCs/>
        </w:rPr>
      </w:pPr>
      <w:r w:rsidRPr="0006535A">
        <w:t>Literals</w:t>
      </w:r>
      <w:r w:rsidRPr="00C40265">
        <w:rPr>
          <w:b/>
          <w:bCs/>
        </w:rPr>
        <w:t xml:space="preserve"> </w:t>
      </w:r>
      <w:r>
        <w:t>(often referred to as constants) are data items that never change their value during the execution of the program. The following types of literals are available in C++.</w:t>
      </w:r>
    </w:p>
    <w:p w14:paraId="4C09CE58" w14:textId="26DD2973" w:rsidR="00C40265" w:rsidRDefault="00C40265" w:rsidP="00C40265">
      <w:pPr>
        <w:pStyle w:val="ListParagraph"/>
        <w:numPr>
          <w:ilvl w:val="0"/>
          <w:numId w:val="6"/>
        </w:numPr>
      </w:pPr>
      <w:r>
        <w:t>integer-constants</w:t>
      </w:r>
    </w:p>
    <w:p w14:paraId="464C4CB6" w14:textId="77777777" w:rsidR="00C40265" w:rsidRDefault="00C40265" w:rsidP="00C40265">
      <w:pPr>
        <w:pStyle w:val="ListParagraph"/>
        <w:numPr>
          <w:ilvl w:val="0"/>
          <w:numId w:val="6"/>
        </w:numPr>
      </w:pPr>
      <w:r>
        <w:t xml:space="preserve"> character-constants </w:t>
      </w:r>
    </w:p>
    <w:p w14:paraId="79BB15F1" w14:textId="283C7951" w:rsidR="00C40265" w:rsidRDefault="00C40265" w:rsidP="00C40265">
      <w:pPr>
        <w:pStyle w:val="ListParagraph"/>
        <w:numPr>
          <w:ilvl w:val="0"/>
          <w:numId w:val="6"/>
        </w:numPr>
      </w:pPr>
      <w:r>
        <w:t xml:space="preserve"> floating-constants</w:t>
      </w:r>
    </w:p>
    <w:p w14:paraId="4E1D30F1" w14:textId="5C5483FE" w:rsidR="00C40265" w:rsidRDefault="00C40265" w:rsidP="00C40265">
      <w:pPr>
        <w:pStyle w:val="ListParagraph"/>
        <w:numPr>
          <w:ilvl w:val="0"/>
          <w:numId w:val="6"/>
        </w:numPr>
      </w:pPr>
      <w:r>
        <w:t xml:space="preserve"> string-literals</w:t>
      </w:r>
    </w:p>
    <w:p w14:paraId="7AAB7677" w14:textId="77777777" w:rsidR="00C40265" w:rsidRPr="00C40265" w:rsidRDefault="00C40265" w:rsidP="00C40265">
      <w:pPr>
        <w:ind w:left="48"/>
        <w:rPr>
          <w:b/>
          <w:bCs/>
          <w:sz w:val="24"/>
          <w:szCs w:val="24"/>
        </w:rPr>
      </w:pPr>
      <w:r w:rsidRPr="00C40265">
        <w:rPr>
          <w:b/>
          <w:bCs/>
          <w:sz w:val="24"/>
          <w:szCs w:val="24"/>
        </w:rPr>
        <w:t xml:space="preserve">Integer constants </w:t>
      </w:r>
    </w:p>
    <w:p w14:paraId="78144D6F" w14:textId="77777777" w:rsidR="00C40265" w:rsidRDefault="00C40265" w:rsidP="00C40265">
      <w:pPr>
        <w:ind w:left="48"/>
      </w:pPr>
      <w:r>
        <w:t>Integer constants are whole numbers without any fractional part. It may contain either + or – sign, but decimal point or commas does not appear in any integer constant. C++ allows three types of integer constants.</w:t>
      </w:r>
    </w:p>
    <w:p w14:paraId="0F6A61DF" w14:textId="668C9ABE" w:rsidR="00C40265" w:rsidRDefault="00C40265" w:rsidP="00C40265">
      <w:pPr>
        <w:pStyle w:val="ListParagraph"/>
        <w:numPr>
          <w:ilvl w:val="0"/>
          <w:numId w:val="7"/>
        </w:numPr>
      </w:pPr>
      <w:r>
        <w:t xml:space="preserve">decimal (Base 10) </w:t>
      </w:r>
    </w:p>
    <w:p w14:paraId="2C164B2D" w14:textId="61600115" w:rsidR="00C40265" w:rsidRDefault="00C40265" w:rsidP="00C40265">
      <w:pPr>
        <w:pStyle w:val="ListParagraph"/>
        <w:numPr>
          <w:ilvl w:val="0"/>
          <w:numId w:val="7"/>
        </w:numPr>
      </w:pPr>
      <w:r>
        <w:t xml:space="preserve"> octal (Base 8) </w:t>
      </w:r>
    </w:p>
    <w:p w14:paraId="2B6F466F" w14:textId="438DA596" w:rsidR="00C40265" w:rsidRDefault="00C40265" w:rsidP="00C40265">
      <w:pPr>
        <w:pStyle w:val="ListParagraph"/>
        <w:numPr>
          <w:ilvl w:val="0"/>
          <w:numId w:val="7"/>
        </w:numPr>
      </w:pPr>
      <w:r>
        <w:t xml:space="preserve"> hexadecimal (Base 16)</w:t>
      </w:r>
    </w:p>
    <w:p w14:paraId="1AA1997A" w14:textId="77777777" w:rsidR="00C40265" w:rsidRPr="0006535A" w:rsidRDefault="00C40265" w:rsidP="00C40265">
      <w:pPr>
        <w:ind w:left="96"/>
        <w:rPr>
          <w:b/>
          <w:bCs/>
          <w:sz w:val="24"/>
          <w:szCs w:val="24"/>
        </w:rPr>
      </w:pPr>
      <w:r w:rsidRPr="0006535A">
        <w:rPr>
          <w:b/>
          <w:bCs/>
          <w:sz w:val="24"/>
          <w:szCs w:val="24"/>
        </w:rPr>
        <w:t xml:space="preserve">Decimal integer constants </w:t>
      </w:r>
    </w:p>
    <w:p w14:paraId="42453B12" w14:textId="77777777" w:rsidR="00C40265" w:rsidRDefault="00C40265" w:rsidP="00C40265">
      <w:pPr>
        <w:ind w:left="96"/>
      </w:pPr>
      <w:r>
        <w:t xml:space="preserve">It consists of sequence of digits and should not begin with 0 (zero). For example 124, - 179, + 108. </w:t>
      </w:r>
    </w:p>
    <w:p w14:paraId="6C4296C1" w14:textId="519E558F" w:rsidR="00C40265" w:rsidRPr="0006535A" w:rsidRDefault="00C40265" w:rsidP="00C40265">
      <w:pPr>
        <w:ind w:left="96"/>
        <w:rPr>
          <w:b/>
          <w:bCs/>
          <w:sz w:val="24"/>
          <w:szCs w:val="24"/>
        </w:rPr>
      </w:pPr>
      <w:r w:rsidRPr="0006535A">
        <w:rPr>
          <w:b/>
          <w:bCs/>
          <w:sz w:val="24"/>
          <w:szCs w:val="24"/>
        </w:rPr>
        <w:t>Octal integer constants</w:t>
      </w:r>
    </w:p>
    <w:p w14:paraId="22C7494B" w14:textId="77777777" w:rsidR="0006535A" w:rsidRDefault="00C40265" w:rsidP="00C40265">
      <w:pPr>
        <w:ind w:left="96"/>
      </w:pPr>
      <w:r>
        <w:t xml:space="preserve"> It consists of sequence of digits starting with 0 (zero). For example, 014, 012. </w:t>
      </w:r>
    </w:p>
    <w:p w14:paraId="5E31D30B" w14:textId="77777777" w:rsidR="0006535A" w:rsidRPr="0006535A" w:rsidRDefault="00C40265" w:rsidP="00C40265">
      <w:pPr>
        <w:ind w:left="96"/>
        <w:rPr>
          <w:b/>
          <w:bCs/>
          <w:sz w:val="24"/>
          <w:szCs w:val="24"/>
        </w:rPr>
      </w:pPr>
      <w:r w:rsidRPr="0006535A">
        <w:rPr>
          <w:b/>
          <w:bCs/>
          <w:sz w:val="24"/>
          <w:szCs w:val="24"/>
        </w:rPr>
        <w:t xml:space="preserve">Hexadecimal integer constant </w:t>
      </w:r>
    </w:p>
    <w:p w14:paraId="675C45EE" w14:textId="075B8CB6" w:rsidR="0006535A" w:rsidRDefault="00C40265" w:rsidP="00C40265">
      <w:pPr>
        <w:ind w:left="96"/>
      </w:pPr>
      <w:r>
        <w:t>It consists of sequence of digits preceded by ox or OX. For example OXD, OXC. The suffix l or L and u or U attached to any constant forces it to be represented as a long and unsigned respectively.</w:t>
      </w:r>
    </w:p>
    <w:p w14:paraId="70F8798A" w14:textId="77777777" w:rsidR="0006535A" w:rsidRPr="0006535A" w:rsidRDefault="00C40265" w:rsidP="00C40265">
      <w:pPr>
        <w:ind w:left="96"/>
        <w:rPr>
          <w:b/>
          <w:bCs/>
        </w:rPr>
      </w:pPr>
      <w:r>
        <w:t xml:space="preserve"> </w:t>
      </w:r>
      <w:r w:rsidRPr="0006535A">
        <w:rPr>
          <w:b/>
          <w:bCs/>
          <w:sz w:val="24"/>
          <w:szCs w:val="24"/>
        </w:rPr>
        <w:t>Character constants</w:t>
      </w:r>
    </w:p>
    <w:p w14:paraId="571CB9CC" w14:textId="59F39719" w:rsidR="00C40265" w:rsidRDefault="00C40265" w:rsidP="00C40265">
      <w:pPr>
        <w:ind w:left="96"/>
      </w:pPr>
      <w:r>
        <w:t xml:space="preserve"> A character constant in C++ must contain one or more characters and must be enclosed in single quotation marks. For example ‘A’, ‘9’, etc. C++ allows nongraphic characters which cannot be typed directly from keyboard, e.g., backspace, tab, carriage return etc. These characters can be represented by using an escape sequence. An escape sequence represents a single character. The following table gives a listing of common escape sequences.</w:t>
      </w:r>
    </w:p>
    <w:p w14:paraId="12BFD429" w14:textId="77777777" w:rsidR="0006535A" w:rsidRDefault="0006535A" w:rsidP="003E5E45">
      <w:r>
        <w:t xml:space="preserve">                                             </w:t>
      </w:r>
    </w:p>
    <w:p w14:paraId="2A19D068" w14:textId="19333809" w:rsidR="00C40265" w:rsidRDefault="0006535A" w:rsidP="003E5E45">
      <w:r>
        <w:t xml:space="preserve">                                                      Table 3.4: list of escape sequence</w:t>
      </w:r>
    </w:p>
    <w:p w14:paraId="69D97FAE" w14:textId="0D4CC356" w:rsidR="0006535A" w:rsidRDefault="0006535A" w:rsidP="003E5E45">
      <w:r w:rsidRPr="0006535A">
        <w:rPr>
          <w:noProof/>
        </w:rPr>
        <w:lastRenderedPageBreak/>
        <w:drawing>
          <wp:inline distT="0" distB="0" distL="0" distR="0" wp14:anchorId="54EE6506" wp14:editId="58A68C84">
            <wp:extent cx="5502117" cy="5845047"/>
            <wp:effectExtent l="0" t="0" r="3810" b="3810"/>
            <wp:docPr id="368461776" name="Picture 36846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61776" name=""/>
                    <pic:cNvPicPr/>
                  </pic:nvPicPr>
                  <pic:blipFill>
                    <a:blip r:embed="rId14"/>
                    <a:stretch>
                      <a:fillRect/>
                    </a:stretch>
                  </pic:blipFill>
                  <pic:spPr>
                    <a:xfrm>
                      <a:off x="0" y="0"/>
                      <a:ext cx="5502117" cy="5845047"/>
                    </a:xfrm>
                    <a:prstGeom prst="rect">
                      <a:avLst/>
                    </a:prstGeom>
                  </pic:spPr>
                </pic:pic>
              </a:graphicData>
            </a:graphic>
          </wp:inline>
        </w:drawing>
      </w:r>
    </w:p>
    <w:p w14:paraId="3AE899E9" w14:textId="77777777" w:rsidR="0006535A" w:rsidRPr="0006535A" w:rsidRDefault="0006535A" w:rsidP="003E5E45">
      <w:pPr>
        <w:rPr>
          <w:sz w:val="20"/>
          <w:szCs w:val="20"/>
        </w:rPr>
      </w:pPr>
      <w:r w:rsidRPr="0006535A">
        <w:rPr>
          <w:b/>
          <w:bCs/>
          <w:sz w:val="24"/>
          <w:szCs w:val="24"/>
        </w:rPr>
        <w:t>Floating constants</w:t>
      </w:r>
      <w:r w:rsidRPr="0006535A">
        <w:rPr>
          <w:sz w:val="24"/>
          <w:szCs w:val="24"/>
        </w:rPr>
        <w:t xml:space="preserve"> </w:t>
      </w:r>
    </w:p>
    <w:p w14:paraId="34F866C5" w14:textId="77777777" w:rsidR="0006535A" w:rsidRDefault="0006535A" w:rsidP="003E5E45">
      <w:r>
        <w:t>Floating constants are also called real constants. These numbers have fractional parts. They may be written in fractional form or exponent form. A real constant in fractional form consists of signed or unsigned digits including a decimal point between digits. For example 3.0, -17.0, -0.627 etc.</w:t>
      </w:r>
    </w:p>
    <w:p w14:paraId="54A0C8AC" w14:textId="086565A0" w:rsidR="0006535A" w:rsidRDefault="0006535A" w:rsidP="003E5E45">
      <w:r>
        <w:t xml:space="preserve"> A real constant in exponent form has two parts: a mantissa and an exponent. The mantissa is either an integer or a real constant followed by letter E or e and the exponent which must be an integer. For example 2E03, 1.23E07.</w:t>
      </w:r>
    </w:p>
    <w:p w14:paraId="7B16CC6E" w14:textId="77777777" w:rsidR="0006535A" w:rsidRPr="0006535A" w:rsidRDefault="0006535A" w:rsidP="003E5E45">
      <w:pPr>
        <w:rPr>
          <w:b/>
          <w:bCs/>
          <w:sz w:val="24"/>
          <w:szCs w:val="24"/>
        </w:rPr>
      </w:pPr>
      <w:r w:rsidRPr="0006535A">
        <w:rPr>
          <w:b/>
          <w:bCs/>
          <w:sz w:val="24"/>
          <w:szCs w:val="24"/>
        </w:rPr>
        <w:t xml:space="preserve">String Literals </w:t>
      </w:r>
    </w:p>
    <w:p w14:paraId="558F9BDF" w14:textId="68F0DB37" w:rsidR="0006535A" w:rsidRDefault="0006535A" w:rsidP="003E5E45">
      <w:r>
        <w:t>A sequence of character enclosed within double quotes is called a string literal. String literal is by default (automatically) added with a special character ‘\O’ which denotes the end of the string. Therefore the size of the string is increased by one character. For example “COMPUTER” will be represented as “COMPUTER\O” in the memory and its size is 9 characters.</w:t>
      </w:r>
    </w:p>
    <w:p w14:paraId="27A33926" w14:textId="3ECA44C7" w:rsidR="0006535A" w:rsidRPr="0006535A" w:rsidRDefault="0006535A" w:rsidP="003E5E45">
      <w:pPr>
        <w:rPr>
          <w:b/>
          <w:bCs/>
          <w:sz w:val="28"/>
          <w:szCs w:val="28"/>
        </w:rPr>
      </w:pPr>
      <w:r w:rsidRPr="0006535A">
        <w:rPr>
          <w:b/>
          <w:bCs/>
          <w:sz w:val="28"/>
          <w:szCs w:val="28"/>
        </w:rPr>
        <w:t>3.4 punctuators</w:t>
      </w:r>
    </w:p>
    <w:p w14:paraId="7C9EC7E2" w14:textId="77777777" w:rsidR="0006535A" w:rsidRDefault="0006535A" w:rsidP="0006535A">
      <w:r>
        <w:t>The following characters are used as punctuators in C++.</w:t>
      </w:r>
    </w:p>
    <w:p w14:paraId="29E41C12" w14:textId="0E8845BB" w:rsidR="0006535A" w:rsidRPr="0006535A" w:rsidRDefault="0006535A" w:rsidP="0006535A">
      <w:pPr>
        <w:rPr>
          <w:i/>
          <w:iCs/>
        </w:rPr>
      </w:pPr>
      <w:r>
        <w:rPr>
          <w:i/>
          <w:iCs/>
        </w:rPr>
        <w:t xml:space="preserve">               </w:t>
      </w:r>
      <w:r w:rsidRPr="0006535A">
        <w:rPr>
          <w:i/>
          <w:iCs/>
        </w:rPr>
        <w:t xml:space="preserve">1)Brackets [ ] </w:t>
      </w:r>
    </w:p>
    <w:p w14:paraId="7BB3BAFA" w14:textId="34A1CBC2" w:rsidR="0006535A" w:rsidRDefault="0006535A" w:rsidP="00693817">
      <w:pPr>
        <w:pStyle w:val="ListParagraph"/>
        <w:numPr>
          <w:ilvl w:val="0"/>
          <w:numId w:val="17"/>
        </w:numPr>
      </w:pPr>
      <w:r>
        <w:t>opening and closing brackets indicate single andmultidimensional array subscript.</w:t>
      </w:r>
    </w:p>
    <w:p w14:paraId="03137268" w14:textId="77777777" w:rsidR="0006535A" w:rsidRDefault="0006535A" w:rsidP="0006535A">
      <w:pPr>
        <w:ind w:left="720"/>
      </w:pPr>
      <w:r w:rsidRPr="0006535A">
        <w:rPr>
          <w:i/>
          <w:iCs/>
        </w:rPr>
        <w:t>2)Parentheses ( )</w:t>
      </w:r>
      <w:r>
        <w:t xml:space="preserve">  </w:t>
      </w:r>
    </w:p>
    <w:p w14:paraId="5B3AC7DF" w14:textId="1CE7C8EA" w:rsidR="0006535A" w:rsidRDefault="0006535A" w:rsidP="00693817">
      <w:pPr>
        <w:pStyle w:val="ListParagraph"/>
        <w:numPr>
          <w:ilvl w:val="0"/>
          <w:numId w:val="15"/>
        </w:numPr>
      </w:pPr>
      <w:r>
        <w:t>opening and closing brackets indicate functions calls, function</w:t>
      </w:r>
    </w:p>
    <w:p w14:paraId="7912ACFF" w14:textId="77777777" w:rsidR="0006535A" w:rsidRDefault="0006535A" w:rsidP="00693817">
      <w:pPr>
        <w:pStyle w:val="ListParagraph"/>
        <w:ind w:left="1440"/>
      </w:pPr>
      <w:r>
        <w:t>parameters for grouping expressions etc.</w:t>
      </w:r>
    </w:p>
    <w:p w14:paraId="2D747980" w14:textId="77777777" w:rsidR="0006535A" w:rsidRPr="0006535A" w:rsidRDefault="0006535A" w:rsidP="0006535A">
      <w:pPr>
        <w:ind w:left="720"/>
        <w:rPr>
          <w:i/>
          <w:iCs/>
        </w:rPr>
      </w:pPr>
      <w:r w:rsidRPr="0006535A">
        <w:rPr>
          <w:i/>
          <w:iCs/>
        </w:rPr>
        <w:t xml:space="preserve">3)Braces { } </w:t>
      </w:r>
    </w:p>
    <w:p w14:paraId="34BF2FA9" w14:textId="6CEBCF16" w:rsidR="0006535A" w:rsidRDefault="0006535A" w:rsidP="00693817">
      <w:pPr>
        <w:pStyle w:val="ListParagraph"/>
        <w:numPr>
          <w:ilvl w:val="0"/>
          <w:numId w:val="14"/>
        </w:numPr>
      </w:pPr>
      <w:r>
        <w:t>opening and closing braces indicate the start and end of a</w:t>
      </w:r>
    </w:p>
    <w:p w14:paraId="25943718" w14:textId="77777777" w:rsidR="0006535A" w:rsidRDefault="0006535A" w:rsidP="0006535A">
      <w:pPr>
        <w:ind w:left="720"/>
      </w:pPr>
      <w:r>
        <w:t>compound statement.</w:t>
      </w:r>
    </w:p>
    <w:p w14:paraId="29C1050F" w14:textId="77777777" w:rsidR="0006535A" w:rsidRPr="0006535A" w:rsidRDefault="0006535A" w:rsidP="0006535A">
      <w:pPr>
        <w:ind w:left="720"/>
        <w:rPr>
          <w:i/>
          <w:iCs/>
        </w:rPr>
      </w:pPr>
      <w:r w:rsidRPr="0006535A">
        <w:rPr>
          <w:i/>
          <w:iCs/>
        </w:rPr>
        <w:t xml:space="preserve">3)Comma ,   </w:t>
      </w:r>
    </w:p>
    <w:p w14:paraId="42125F3F" w14:textId="4D7C17D0" w:rsidR="0006535A" w:rsidRDefault="0006535A" w:rsidP="00693817">
      <w:pPr>
        <w:pStyle w:val="ListParagraph"/>
        <w:numPr>
          <w:ilvl w:val="0"/>
          <w:numId w:val="13"/>
        </w:numPr>
      </w:pPr>
      <w:r>
        <w:t>it is used as a separator in a function argument list.</w:t>
      </w:r>
    </w:p>
    <w:p w14:paraId="7B6AF398" w14:textId="77777777" w:rsidR="0006535A" w:rsidRDefault="0006535A" w:rsidP="0006535A">
      <w:pPr>
        <w:ind w:left="720"/>
      </w:pPr>
      <w:r>
        <w:t xml:space="preserve">5)Semicolon ; </w:t>
      </w:r>
    </w:p>
    <w:p w14:paraId="55DCD152" w14:textId="1C18B881" w:rsidR="0006535A" w:rsidRDefault="0006535A" w:rsidP="00693817">
      <w:pPr>
        <w:pStyle w:val="ListParagraph"/>
        <w:numPr>
          <w:ilvl w:val="0"/>
          <w:numId w:val="12"/>
        </w:numPr>
      </w:pPr>
      <w:r>
        <w:t>it is used as a statement terminator.</w:t>
      </w:r>
    </w:p>
    <w:p w14:paraId="706AB287" w14:textId="77777777" w:rsidR="0006535A" w:rsidRPr="0006535A" w:rsidRDefault="0006535A" w:rsidP="0006535A">
      <w:pPr>
        <w:ind w:left="720"/>
        <w:rPr>
          <w:i/>
          <w:iCs/>
        </w:rPr>
      </w:pPr>
      <w:r w:rsidRPr="0006535A">
        <w:rPr>
          <w:i/>
          <w:iCs/>
        </w:rPr>
        <w:t>6)Colon :</w:t>
      </w:r>
    </w:p>
    <w:p w14:paraId="1357240A" w14:textId="72436325" w:rsidR="0006535A" w:rsidRDefault="0006535A" w:rsidP="00693817">
      <w:pPr>
        <w:pStyle w:val="ListParagraph"/>
        <w:numPr>
          <w:ilvl w:val="0"/>
          <w:numId w:val="11"/>
        </w:numPr>
      </w:pPr>
      <w:r>
        <w:t>it indicates a labelled statement or conditional operator</w:t>
      </w:r>
    </w:p>
    <w:p w14:paraId="39C1AEBD" w14:textId="77777777" w:rsidR="0006535A" w:rsidRPr="0006535A" w:rsidRDefault="0006535A" w:rsidP="0006535A">
      <w:pPr>
        <w:ind w:left="720"/>
        <w:rPr>
          <w:i/>
          <w:iCs/>
        </w:rPr>
      </w:pPr>
      <w:r w:rsidRPr="0006535A">
        <w:rPr>
          <w:i/>
          <w:iCs/>
        </w:rPr>
        <w:t xml:space="preserve">7)Asterisk * </w:t>
      </w:r>
    </w:p>
    <w:p w14:paraId="110E40AB" w14:textId="484FD596" w:rsidR="0006535A" w:rsidRDefault="0006535A" w:rsidP="0006535A">
      <w:pPr>
        <w:pStyle w:val="ListParagraph"/>
        <w:numPr>
          <w:ilvl w:val="0"/>
          <w:numId w:val="10"/>
        </w:numPr>
      </w:pPr>
      <w:r>
        <w:t>it is used in pointer declaration or as multiplication operator.</w:t>
      </w:r>
    </w:p>
    <w:p w14:paraId="3D44839F" w14:textId="77777777" w:rsidR="0006535A" w:rsidRDefault="0006535A" w:rsidP="0006535A">
      <w:pPr>
        <w:ind w:left="720"/>
      </w:pPr>
      <w:r w:rsidRPr="0006535A">
        <w:rPr>
          <w:i/>
          <w:iCs/>
        </w:rPr>
        <w:t>8)Equal sign =</w:t>
      </w:r>
      <w:r>
        <w:t xml:space="preserve"> </w:t>
      </w:r>
    </w:p>
    <w:p w14:paraId="6AD399F7" w14:textId="1B739C6B" w:rsidR="0006535A" w:rsidRDefault="0006535A" w:rsidP="00693817">
      <w:pPr>
        <w:pStyle w:val="ListParagraph"/>
        <w:numPr>
          <w:ilvl w:val="0"/>
          <w:numId w:val="10"/>
        </w:numPr>
      </w:pPr>
      <w:r>
        <w:t>it is used as an assignment operator.</w:t>
      </w:r>
    </w:p>
    <w:p w14:paraId="3D02473C" w14:textId="77777777" w:rsidR="0006535A" w:rsidRDefault="0006535A" w:rsidP="0006535A">
      <w:pPr>
        <w:ind w:left="720"/>
      </w:pPr>
      <w:r w:rsidRPr="0006535A">
        <w:rPr>
          <w:i/>
          <w:iCs/>
        </w:rPr>
        <w:lastRenderedPageBreak/>
        <w:t>9)Pound sign #</w:t>
      </w:r>
      <w:r>
        <w:t xml:space="preserve"> </w:t>
      </w:r>
    </w:p>
    <w:p w14:paraId="52C67B43" w14:textId="56595AEE" w:rsidR="0006535A" w:rsidRDefault="0006535A" w:rsidP="00693817">
      <w:pPr>
        <w:pStyle w:val="ListParagraph"/>
        <w:numPr>
          <w:ilvl w:val="0"/>
          <w:numId w:val="10"/>
        </w:numPr>
      </w:pPr>
      <w:r>
        <w:t>it is used as pre-processor directive.</w:t>
      </w:r>
    </w:p>
    <w:p w14:paraId="6E9ACFAB" w14:textId="43B491C4" w:rsidR="00991919" w:rsidRPr="00991919" w:rsidRDefault="00991919" w:rsidP="00991919">
      <w:pPr>
        <w:rPr>
          <w:ins w:id="0" w:author="Microsoft Word" w:date="2023-12-11T15:25:00Z"/>
          <w:b/>
          <w:bCs/>
          <w:sz w:val="28"/>
          <w:szCs w:val="28"/>
        </w:rPr>
      </w:pPr>
      <w:ins w:id="1" w:author="Microsoft Word" w:date="2023-12-11T15:25:00Z">
        <w:r w:rsidRPr="00991919">
          <w:rPr>
            <w:b/>
            <w:bCs/>
            <w:sz w:val="28"/>
            <w:szCs w:val="28"/>
          </w:rPr>
          <w:t>3.5 Operators</w:t>
        </w:r>
      </w:ins>
    </w:p>
    <w:p w14:paraId="65579E09" w14:textId="77777777" w:rsidR="00991919" w:rsidRDefault="00991919" w:rsidP="00991919">
      <w:pPr>
        <w:rPr>
          <w:ins w:id="2" w:author="Microsoft Word" w:date="2023-12-11T15:25:00Z"/>
        </w:rPr>
      </w:pPr>
      <w:ins w:id="3" w:author="Microsoft Word" w:date="2023-12-11T15:25:00Z">
        <w:r>
          <w:t xml:space="preserve"> Operators are special symbols used for specific purposes. C++ includes many operators.</w:t>
        </w:r>
      </w:ins>
    </w:p>
    <w:p w14:paraId="5331D0E9" w14:textId="39285DC7" w:rsidR="00991919" w:rsidRDefault="00991919" w:rsidP="00991919">
      <w:pPr>
        <w:pStyle w:val="ListParagraph"/>
        <w:numPr>
          <w:ilvl w:val="0"/>
          <w:numId w:val="18"/>
        </w:numPr>
        <w:rPr>
          <w:ins w:id="4" w:author="Microsoft Word" w:date="2023-12-11T15:25:00Z"/>
        </w:rPr>
      </w:pPr>
      <w:ins w:id="5" w:author="Microsoft Word" w:date="2023-12-11T15:25:00Z">
        <w:r>
          <w:t xml:space="preserve">Arithmetical operators </w:t>
        </w:r>
      </w:ins>
    </w:p>
    <w:p w14:paraId="46332FD7" w14:textId="7F7F56CC" w:rsidR="0006535A" w:rsidRDefault="00991919" w:rsidP="00991919">
      <w:pPr>
        <w:pStyle w:val="ListParagraph"/>
        <w:numPr>
          <w:ilvl w:val="0"/>
          <w:numId w:val="18"/>
        </w:numPr>
      </w:pPr>
      <w:ins w:id="6" w:author="Microsoft Word" w:date="2023-12-11T15:25:00Z">
        <w:r>
          <w:t xml:space="preserve"> Relational operators</w:t>
        </w:r>
      </w:ins>
    </w:p>
    <w:p w14:paraId="7EF0230D" w14:textId="2391A067" w:rsidR="00954282" w:rsidRDefault="00954282" w:rsidP="00991919">
      <w:pPr>
        <w:pStyle w:val="ListParagraph"/>
        <w:numPr>
          <w:ilvl w:val="0"/>
          <w:numId w:val="18"/>
        </w:numPr>
        <w:rPr>
          <w:ins w:id="7" w:author="Microsoft Word" w:date="2023-12-11T15:25:00Z"/>
        </w:rPr>
      </w:pPr>
      <w:ins w:id="8" w:author="Microsoft Word" w:date="2023-12-11T15:25:00Z">
        <w:r>
          <w:t xml:space="preserve">Logical operators </w:t>
        </w:r>
      </w:ins>
    </w:p>
    <w:p w14:paraId="3A820889" w14:textId="36781336" w:rsidR="00954282" w:rsidRDefault="00954282" w:rsidP="00991919">
      <w:pPr>
        <w:pStyle w:val="ListParagraph"/>
        <w:numPr>
          <w:ilvl w:val="0"/>
          <w:numId w:val="18"/>
        </w:numPr>
        <w:rPr>
          <w:ins w:id="9" w:author="Microsoft Word" w:date="2023-12-11T15:25:00Z"/>
        </w:rPr>
      </w:pPr>
      <w:ins w:id="10" w:author="Microsoft Word" w:date="2023-12-11T15:25:00Z">
        <w:r>
          <w:t>Unary operators</w:t>
        </w:r>
      </w:ins>
    </w:p>
    <w:p w14:paraId="51C1E1D1" w14:textId="355DA46F" w:rsidR="00954282" w:rsidRDefault="00954282" w:rsidP="00991919">
      <w:pPr>
        <w:pStyle w:val="ListParagraph"/>
        <w:numPr>
          <w:ilvl w:val="0"/>
          <w:numId w:val="18"/>
        </w:numPr>
        <w:rPr>
          <w:ins w:id="11" w:author="Microsoft Word" w:date="2023-12-11T15:25:00Z"/>
        </w:rPr>
      </w:pPr>
      <w:ins w:id="12" w:author="Microsoft Word" w:date="2023-12-11T15:25:00Z">
        <w:r>
          <w:t xml:space="preserve"> Assignment operators </w:t>
        </w:r>
      </w:ins>
    </w:p>
    <w:p w14:paraId="3FE52B39" w14:textId="0FD17F02" w:rsidR="00954282" w:rsidRDefault="00954282" w:rsidP="00991919">
      <w:pPr>
        <w:pStyle w:val="ListParagraph"/>
        <w:numPr>
          <w:ilvl w:val="0"/>
          <w:numId w:val="18"/>
        </w:numPr>
        <w:rPr>
          <w:ins w:id="13" w:author="Microsoft Word" w:date="2023-12-11T15:25:00Z"/>
        </w:rPr>
      </w:pPr>
      <w:ins w:id="14" w:author="Microsoft Word" w:date="2023-12-11T15:25:00Z">
        <w:r>
          <w:t xml:space="preserve">Conditional operators </w:t>
        </w:r>
      </w:ins>
    </w:p>
    <w:p w14:paraId="7B81ADD9" w14:textId="24C361C4" w:rsidR="00954282" w:rsidRDefault="00954282" w:rsidP="00991919">
      <w:pPr>
        <w:pStyle w:val="ListParagraph"/>
        <w:numPr>
          <w:ilvl w:val="0"/>
          <w:numId w:val="18"/>
        </w:numPr>
        <w:rPr>
          <w:ins w:id="15" w:author="Microsoft Word" w:date="2023-12-11T15:25:00Z"/>
        </w:rPr>
      </w:pPr>
      <w:ins w:id="16" w:author="Microsoft Word" w:date="2023-12-11T15:25:00Z">
        <w:r>
          <w:t>Comma operator</w:t>
        </w:r>
      </w:ins>
    </w:p>
    <w:p w14:paraId="52393ED2" w14:textId="0902C8FE" w:rsidR="00603F32" w:rsidRPr="00CE7446" w:rsidRDefault="00CE7446" w:rsidP="00603F32">
      <w:pPr>
        <w:rPr>
          <w:ins w:id="17" w:author="Microsoft Word" w:date="2023-12-11T15:25:00Z"/>
          <w:b/>
          <w:bCs/>
          <w:sz w:val="24"/>
          <w:szCs w:val="24"/>
        </w:rPr>
      </w:pPr>
      <w:ins w:id="18" w:author="Microsoft Word" w:date="2023-12-11T15:25:00Z">
        <w:r w:rsidRPr="00CE7446">
          <w:rPr>
            <w:b/>
            <w:bCs/>
            <w:sz w:val="24"/>
            <w:szCs w:val="24"/>
          </w:rPr>
          <w:t>Arithmetical operators</w:t>
        </w:r>
      </w:ins>
    </w:p>
    <w:p w14:paraId="36B48EA1" w14:textId="1654E747" w:rsidR="00954282" w:rsidRDefault="00603F32" w:rsidP="00603F32">
      <w:pPr>
        <w:rPr>
          <w:ins w:id="19" w:author="Microsoft Word" w:date="2023-12-11T15:25:00Z"/>
        </w:rPr>
      </w:pPr>
      <w:ins w:id="20" w:author="Microsoft Word" w:date="2023-12-11T15:25:00Z">
        <w:r>
          <w:t>An operator that performs an arithmetic (numeric) operation +, -, *, / , or %. For these operations always two or more than two operands are required. Therefore these operators are called binary operators. The following table shows the arithmetic operators.</w:t>
        </w:r>
      </w:ins>
    </w:p>
    <w:p w14:paraId="4710668B" w14:textId="4637C06B" w:rsidR="0006535A" w:rsidRDefault="00E61B87" w:rsidP="00E61B87">
      <w:ins w:id="21" w:author="Microsoft Word" w:date="2023-12-11T15:25:00Z">
        <w:r w:rsidRPr="00E61B87">
          <w:rPr>
            <w:b/>
            <w:bCs/>
          </w:rPr>
          <w:t>Note</w:t>
        </w:r>
        <w:r>
          <w:t xml:space="preserve"> : There is no operator which gives exponent in C++.</w:t>
        </w:r>
      </w:ins>
    </w:p>
    <w:p w14:paraId="31F45D44" w14:textId="4807A9D9" w:rsidR="00E61B87" w:rsidRDefault="00D046DA" w:rsidP="00E61B87">
      <w:pPr>
        <w:rPr>
          <w:ins w:id="22" w:author="Microsoft Word" w:date="2023-12-11T15:25:00Z"/>
          <w:b/>
          <w:bCs/>
          <w:sz w:val="24"/>
          <w:szCs w:val="24"/>
        </w:rPr>
      </w:pPr>
      <w:ins w:id="23" w:author="Microsoft Word" w:date="2023-12-11T15:25:00Z">
        <w:r w:rsidRPr="00D046DA">
          <w:rPr>
            <w:b/>
            <w:bCs/>
            <w:sz w:val="24"/>
            <w:szCs w:val="24"/>
          </w:rPr>
          <w:t>Relational operators</w:t>
        </w:r>
      </w:ins>
    </w:p>
    <w:p w14:paraId="02E5B498" w14:textId="4C639FAF" w:rsidR="00D046DA" w:rsidRDefault="007B3E36" w:rsidP="00E61B87">
      <w:pPr>
        <w:rPr>
          <w:ins w:id="24" w:author="Microsoft Word" w:date="2023-12-11T15:25:00Z"/>
        </w:rPr>
      </w:pPr>
      <w:ins w:id="25" w:author="Microsoft Word" w:date="2023-12-11T15:25:00Z">
        <w:r>
          <w:t>The relational operators are used to test the relation between two values. All relational operators are binary operators and therefore require two operands. A relational expression returns zero when the relation is false and a non-zero when it is true. The following table shows the relational operators.</w:t>
        </w:r>
      </w:ins>
    </w:p>
    <w:p w14:paraId="7F2FE6F0" w14:textId="7C4727B3" w:rsidR="007B3E36" w:rsidRPr="00D046DA" w:rsidRDefault="007B3E36" w:rsidP="00E61B87">
      <w:pPr>
        <w:rPr>
          <w:ins w:id="26" w:author="Microsoft Word" w:date="2023-12-11T15:25:00Z"/>
          <w:b/>
          <w:bCs/>
          <w:sz w:val="24"/>
          <w:szCs w:val="24"/>
        </w:rPr>
      </w:pPr>
      <w:ins w:id="27" w:author="Microsoft Word" w:date="2023-12-11T15:25:00Z">
        <w:r>
          <w:t xml:space="preserve">                                           Table </w:t>
        </w:r>
        <w:r w:rsidR="00F60A93">
          <w:t>1.5: list of relational operators</w:t>
        </w:r>
      </w:ins>
    </w:p>
    <w:p w14:paraId="1F6A54B8" w14:textId="41F1317D" w:rsidR="0006535A" w:rsidRDefault="007B3E36" w:rsidP="0006535A">
      <w:pPr>
        <w:ind w:left="720"/>
      </w:pPr>
      <w:r w:rsidRPr="007B3E36">
        <w:rPr>
          <w:noProof/>
        </w:rPr>
        <w:drawing>
          <wp:inline distT="0" distB="0" distL="0" distR="0" wp14:anchorId="5D046DB6" wp14:editId="0DF1CF23">
            <wp:extent cx="4671465" cy="1874682"/>
            <wp:effectExtent l="0" t="0" r="0" b="0"/>
            <wp:docPr id="565326747" name="Picture 56532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26747" name=""/>
                    <pic:cNvPicPr/>
                  </pic:nvPicPr>
                  <pic:blipFill>
                    <a:blip r:embed="rId15"/>
                    <a:stretch>
                      <a:fillRect/>
                    </a:stretch>
                  </pic:blipFill>
                  <pic:spPr>
                    <a:xfrm>
                      <a:off x="0" y="0"/>
                      <a:ext cx="4671465" cy="1874682"/>
                    </a:xfrm>
                    <a:prstGeom prst="rect">
                      <a:avLst/>
                    </a:prstGeom>
                  </pic:spPr>
                </pic:pic>
              </a:graphicData>
            </a:graphic>
          </wp:inline>
        </w:drawing>
      </w:r>
    </w:p>
    <w:p w14:paraId="6804A0B6" w14:textId="77777777" w:rsidR="005F39EA" w:rsidRPr="005F39EA" w:rsidRDefault="005F39EA" w:rsidP="005F39EA">
      <w:pPr>
        <w:rPr>
          <w:ins w:id="28" w:author="Microsoft Word" w:date="2023-12-11T15:25:00Z"/>
          <w:b/>
          <w:bCs/>
          <w:sz w:val="24"/>
          <w:szCs w:val="24"/>
        </w:rPr>
      </w:pPr>
      <w:ins w:id="29" w:author="Microsoft Word" w:date="2023-12-11T15:25:00Z">
        <w:r w:rsidRPr="005F39EA">
          <w:rPr>
            <w:b/>
            <w:bCs/>
            <w:sz w:val="24"/>
            <w:szCs w:val="24"/>
          </w:rPr>
          <w:t>Logical operators</w:t>
        </w:r>
      </w:ins>
    </w:p>
    <w:p w14:paraId="076115E1" w14:textId="14965ED4" w:rsidR="007B3E36" w:rsidRDefault="005F39EA" w:rsidP="005F39EA">
      <w:pPr>
        <w:rPr>
          <w:ins w:id="30" w:author="Microsoft Word" w:date="2023-12-11T15:25:00Z"/>
        </w:rPr>
      </w:pPr>
      <w:ins w:id="31" w:author="Microsoft Word" w:date="2023-12-11T15:25:00Z">
        <w:r>
          <w:t xml:space="preserve"> The logical operators are used to combine one or more relational expression. The table 12.6 shows the logical operators.</w:t>
        </w:r>
      </w:ins>
    </w:p>
    <w:p w14:paraId="40B22C09" w14:textId="219D0287" w:rsidR="00226DA2" w:rsidRDefault="00226DA2" w:rsidP="005F39EA">
      <w:pPr>
        <w:rPr>
          <w:ins w:id="32" w:author="Microsoft Word" w:date="2023-12-11T15:25:00Z"/>
        </w:rPr>
      </w:pPr>
      <w:ins w:id="33" w:author="Microsoft Word" w:date="2023-12-11T15:25:00Z">
        <w:r>
          <w:t xml:space="preserve">                                  Table 1.6: list of logical operators</w:t>
        </w:r>
      </w:ins>
    </w:p>
    <w:p w14:paraId="2B3964CC" w14:textId="4DD789ED" w:rsidR="00226DA2" w:rsidRDefault="00E97DE8" w:rsidP="005F39EA">
      <w:pPr>
        <w:rPr>
          <w:ins w:id="34" w:author="Microsoft Word" w:date="2023-12-11T15:25:00Z"/>
        </w:rPr>
      </w:pPr>
      <w:ins w:id="35" w:author="Microsoft Word" w:date="2023-12-11T15:25:00Z">
        <w:r>
          <w:t xml:space="preserve">                           </w:t>
        </w:r>
      </w:ins>
      <w:r w:rsidRPr="00E97DE8">
        <w:rPr>
          <w:noProof/>
        </w:rPr>
        <w:drawing>
          <wp:inline distT="0" distB="0" distL="0" distR="0" wp14:anchorId="60D33119" wp14:editId="210F6A6B">
            <wp:extent cx="3071126" cy="1082134"/>
            <wp:effectExtent l="0" t="0" r="0" b="3810"/>
            <wp:docPr id="269159794" name="Picture 269159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59794" name=""/>
                    <pic:cNvPicPr/>
                  </pic:nvPicPr>
                  <pic:blipFill>
                    <a:blip r:embed="rId16"/>
                    <a:stretch>
                      <a:fillRect/>
                    </a:stretch>
                  </pic:blipFill>
                  <pic:spPr>
                    <a:xfrm>
                      <a:off x="0" y="0"/>
                      <a:ext cx="3071126" cy="1082134"/>
                    </a:xfrm>
                    <a:prstGeom prst="rect">
                      <a:avLst/>
                    </a:prstGeom>
                  </pic:spPr>
                </pic:pic>
              </a:graphicData>
            </a:graphic>
          </wp:inline>
        </w:drawing>
      </w:r>
    </w:p>
    <w:p w14:paraId="28BFA09D" w14:textId="0B856D00" w:rsidR="00E97DE8" w:rsidRDefault="00E97DE8" w:rsidP="005F39EA">
      <w:pPr>
        <w:rPr>
          <w:ins w:id="36" w:author="Microsoft Word" w:date="2023-12-11T15:25:00Z"/>
        </w:rPr>
      </w:pPr>
      <w:ins w:id="37" w:author="Microsoft Word" w:date="2023-12-11T15:25:00Z">
        <w:r>
          <w:t>The NOT operator is called the unary operator because it requires only one operand.</w:t>
        </w:r>
      </w:ins>
    </w:p>
    <w:p w14:paraId="2FE32901" w14:textId="77777777" w:rsidR="00E97DE8" w:rsidRDefault="00E97DE8" w:rsidP="005F39EA">
      <w:pPr>
        <w:rPr>
          <w:ins w:id="38" w:author="Microsoft Word" w:date="2023-12-11T15:25:00Z"/>
        </w:rPr>
      </w:pPr>
    </w:p>
    <w:p w14:paraId="5EB1F0C9" w14:textId="77777777" w:rsidR="00783D64" w:rsidRPr="00783D64" w:rsidRDefault="00783D64" w:rsidP="005F39EA">
      <w:pPr>
        <w:rPr>
          <w:ins w:id="39" w:author="Microsoft Word" w:date="2023-12-11T15:25:00Z"/>
          <w:b/>
          <w:bCs/>
          <w:sz w:val="24"/>
          <w:szCs w:val="24"/>
        </w:rPr>
      </w:pPr>
      <w:ins w:id="40" w:author="Microsoft Word" w:date="2023-12-11T15:25:00Z">
        <w:r w:rsidRPr="00783D64">
          <w:rPr>
            <w:b/>
            <w:bCs/>
            <w:sz w:val="24"/>
            <w:szCs w:val="24"/>
          </w:rPr>
          <w:t>Unary operators</w:t>
        </w:r>
      </w:ins>
    </w:p>
    <w:p w14:paraId="12BB7103" w14:textId="6946DDA5" w:rsidR="00783D64" w:rsidRDefault="00783D64" w:rsidP="005F39EA">
      <w:pPr>
        <w:rPr>
          <w:ins w:id="41" w:author="Microsoft Word" w:date="2023-12-11T15:25:00Z"/>
        </w:rPr>
      </w:pPr>
      <w:ins w:id="42" w:author="Microsoft Word" w:date="2023-12-11T15:25:00Z">
        <w:r>
          <w:t xml:space="preserve"> C++ provides two unary operators for which only one variable is required.</w:t>
        </w:r>
      </w:ins>
    </w:p>
    <w:p w14:paraId="380299F9" w14:textId="77777777" w:rsidR="00610D47" w:rsidRDefault="00610D47" w:rsidP="005F39EA">
      <w:pPr>
        <w:rPr>
          <w:ins w:id="43" w:author="Microsoft Word" w:date="2023-12-11T15:25:00Z"/>
        </w:rPr>
      </w:pPr>
      <w:ins w:id="44" w:author="Microsoft Word" w:date="2023-12-11T15:25:00Z">
        <w:r w:rsidRPr="00610D47">
          <w:rPr>
            <w:b/>
            <w:bCs/>
            <w:sz w:val="24"/>
            <w:szCs w:val="24"/>
          </w:rPr>
          <w:t>Assignment operator</w:t>
        </w:r>
        <w:r w:rsidRPr="00610D47">
          <w:rPr>
            <w:sz w:val="24"/>
            <w:szCs w:val="24"/>
          </w:rPr>
          <w:t xml:space="preserve"> </w:t>
        </w:r>
      </w:ins>
    </w:p>
    <w:p w14:paraId="46D5B99B" w14:textId="59FC1D73" w:rsidR="00610D47" w:rsidRDefault="00610D47" w:rsidP="005F39EA">
      <w:pPr>
        <w:rPr>
          <w:ins w:id="45" w:author="Microsoft Word" w:date="2023-12-11T15:25:00Z"/>
        </w:rPr>
      </w:pPr>
      <w:ins w:id="46" w:author="Microsoft Word" w:date="2023-12-11T15:25:00Z">
        <w:r>
          <w:t>The assignment operator ‘=’ stores the value of the expression on the right hand side of the equal sign to the operand on the left hand side.</w:t>
        </w:r>
      </w:ins>
    </w:p>
    <w:p w14:paraId="7D652863" w14:textId="2E36724C" w:rsidR="0006535A" w:rsidRDefault="000438BD" w:rsidP="003E5E45">
      <w:ins w:id="47" w:author="Microsoft Word" w:date="2023-12-11T15:25:00Z">
        <w:r>
          <w:t xml:space="preserve">                               </w:t>
        </w:r>
      </w:ins>
      <w:r w:rsidRPr="000438BD">
        <w:rPr>
          <w:noProof/>
        </w:rPr>
        <w:drawing>
          <wp:inline distT="0" distB="0" distL="0" distR="0" wp14:anchorId="79CB89C6" wp14:editId="10716BAA">
            <wp:extent cx="3330229" cy="1440305"/>
            <wp:effectExtent l="0" t="0" r="3810" b="7620"/>
            <wp:docPr id="429828598" name="Picture 42982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28598" name=""/>
                    <pic:cNvPicPr/>
                  </pic:nvPicPr>
                  <pic:blipFill>
                    <a:blip r:embed="rId17"/>
                    <a:stretch>
                      <a:fillRect/>
                    </a:stretch>
                  </pic:blipFill>
                  <pic:spPr>
                    <a:xfrm>
                      <a:off x="0" y="0"/>
                      <a:ext cx="3330229" cy="1440305"/>
                    </a:xfrm>
                    <a:prstGeom prst="rect">
                      <a:avLst/>
                    </a:prstGeom>
                  </pic:spPr>
                </pic:pic>
              </a:graphicData>
            </a:graphic>
          </wp:inline>
        </w:drawing>
      </w:r>
    </w:p>
    <w:p w14:paraId="49D801CE" w14:textId="77777777" w:rsidR="003E5E45" w:rsidRDefault="003E5E45" w:rsidP="003E5E45">
      <w:pPr>
        <w:pStyle w:val="ListParagraph"/>
        <w:ind w:left="1440"/>
      </w:pPr>
    </w:p>
    <w:p w14:paraId="0DB0D7A8" w14:textId="77777777" w:rsidR="003E5E45" w:rsidRDefault="003E5E45" w:rsidP="003E5E45"/>
    <w:p w14:paraId="24EAC90C" w14:textId="77777777" w:rsidR="00475F80" w:rsidRPr="00475F80" w:rsidRDefault="00475F80" w:rsidP="003E5E45">
      <w:pPr>
        <w:rPr>
          <w:ins w:id="48" w:author="Microsoft Word" w:date="2023-12-11T15:25:00Z"/>
          <w:b/>
          <w:bCs/>
          <w:sz w:val="24"/>
          <w:szCs w:val="24"/>
        </w:rPr>
      </w:pPr>
      <w:ins w:id="49" w:author="Microsoft Word" w:date="2023-12-11T15:25:00Z">
        <w:r w:rsidRPr="00475F80">
          <w:rPr>
            <w:b/>
            <w:bCs/>
            <w:sz w:val="24"/>
            <w:szCs w:val="24"/>
          </w:rPr>
          <w:t>Conditional operator</w:t>
        </w:r>
      </w:ins>
    </w:p>
    <w:p w14:paraId="1FBC084B" w14:textId="72F4659A" w:rsidR="000438BD" w:rsidRDefault="00475F80" w:rsidP="003E5E45">
      <w:pPr>
        <w:rPr>
          <w:ins w:id="50" w:author="Microsoft Word" w:date="2023-12-11T15:25:00Z"/>
        </w:rPr>
      </w:pPr>
      <w:ins w:id="51" w:author="Microsoft Word" w:date="2023-12-11T15:25:00Z">
        <w:r>
          <w:t xml:space="preserve"> The conditional operator ?: is called ternary operator as it requires three operands. The format of the conditional operator is: Conditional_expression? expression1 : expression2;</w:t>
        </w:r>
      </w:ins>
    </w:p>
    <w:p w14:paraId="6160C7E5" w14:textId="1D527E67" w:rsidR="00475F80" w:rsidRDefault="00475F80" w:rsidP="003E5E45">
      <w:pPr>
        <w:rPr>
          <w:ins w:id="52" w:author="Microsoft Word" w:date="2023-12-11T15:25:00Z"/>
        </w:rPr>
      </w:pPr>
      <w:ins w:id="53" w:author="Microsoft Word" w:date="2023-12-11T15:25:00Z">
        <w:r>
          <w:lastRenderedPageBreak/>
          <w:t>If the value of conditional_expression is true then the expression1 is evaluated, otherwise expression2 is evaluated.</w:t>
        </w:r>
      </w:ins>
    </w:p>
    <w:p w14:paraId="45467DDC" w14:textId="77777777" w:rsidR="00907931" w:rsidRDefault="00907931" w:rsidP="003E5E45">
      <w:pPr>
        <w:rPr>
          <w:ins w:id="54" w:author="Microsoft Word" w:date="2023-12-11T15:25:00Z"/>
        </w:rPr>
      </w:pPr>
      <w:ins w:id="55" w:author="Microsoft Word" w:date="2023-12-11T15:25:00Z">
        <w:r w:rsidRPr="00907931">
          <w:rPr>
            <w:b/>
            <w:bCs/>
            <w:sz w:val="24"/>
            <w:szCs w:val="24"/>
          </w:rPr>
          <w:t>The comma operator</w:t>
        </w:r>
      </w:ins>
    </w:p>
    <w:p w14:paraId="014910C4" w14:textId="7C7F9DDE" w:rsidR="003E5E45" w:rsidRPr="003E5E45" w:rsidRDefault="00907931" w:rsidP="00907931">
      <w:ins w:id="56" w:author="Microsoft Word" w:date="2023-12-11T15:25:00Z">
        <w:r w:rsidRPr="00907931">
          <w:t xml:space="preserve"> </w:t>
        </w:r>
        <w:r>
          <w:t>The comma operator gives left to right evaluation of expressions. It enables to put more than one expression separated by comma on a single line.</w:t>
        </w:r>
      </w:ins>
    </w:p>
    <w:p w14:paraId="27DCA579" w14:textId="4A963C92" w:rsidR="009E4417" w:rsidRPr="005737FF" w:rsidRDefault="009E4417" w:rsidP="009E4417">
      <w:pPr>
        <w:pStyle w:val="ListParagraph"/>
        <w:numPr>
          <w:ilvl w:val="1"/>
          <w:numId w:val="1"/>
        </w:numPr>
        <w:rPr>
          <w:b/>
          <w:bCs/>
          <w:sz w:val="36"/>
          <w:szCs w:val="36"/>
          <w:highlight w:val="cyan"/>
          <w:lang w:val="en-US"/>
        </w:rPr>
      </w:pPr>
      <w:r w:rsidRPr="005737FF">
        <w:rPr>
          <w:b/>
          <w:bCs/>
          <w:sz w:val="36"/>
          <w:szCs w:val="36"/>
          <w:highlight w:val="cyan"/>
          <w:lang w:val="en-US"/>
        </w:rPr>
        <w:t>The size of operator</w:t>
      </w:r>
    </w:p>
    <w:p w14:paraId="742C6A8F" w14:textId="081346D5" w:rsidR="00907931" w:rsidRDefault="005A2696" w:rsidP="00907931">
      <w:pPr>
        <w:rPr>
          <w:ins w:id="57" w:author="Microsoft Word" w:date="2023-12-11T15:25:00Z"/>
        </w:rPr>
      </w:pPr>
      <w:ins w:id="58" w:author="Microsoft Word" w:date="2023-12-11T15:25:00Z">
        <w:r>
          <w:t>As we know that different types of variables, constant, etc., require different amounts of memory to store them. The size of operator can be used to find how many bytes are required for an object to store in memory.</w:t>
        </w:r>
      </w:ins>
    </w:p>
    <w:p w14:paraId="74406BC7" w14:textId="77777777" w:rsidR="005A2696" w:rsidRDefault="005A2696" w:rsidP="00907931">
      <w:pPr>
        <w:rPr>
          <w:ins w:id="59" w:author="Microsoft Word" w:date="2023-12-11T15:25:00Z"/>
        </w:rPr>
      </w:pPr>
      <w:ins w:id="60" w:author="Microsoft Word" w:date="2023-12-11T15:25:00Z">
        <w:r w:rsidRPr="005A2696">
          <w:rPr>
            <w:b/>
            <w:bCs/>
          </w:rPr>
          <w:t>Example 8</w:t>
        </w:r>
        <w:r>
          <w:t xml:space="preserve"> </w:t>
        </w:r>
      </w:ins>
    </w:p>
    <w:p w14:paraId="7B28D806" w14:textId="77777777" w:rsidR="005A2696" w:rsidRDefault="005A2696" w:rsidP="005A2696">
      <w:pPr>
        <w:ind w:left="720"/>
        <w:rPr>
          <w:ins w:id="61" w:author="Microsoft Word" w:date="2023-12-11T15:25:00Z"/>
        </w:rPr>
      </w:pPr>
      <w:ins w:id="62" w:author="Microsoft Word" w:date="2023-12-11T15:25:00Z">
        <w:r>
          <w:t>size of (char) returns 1</w:t>
        </w:r>
      </w:ins>
    </w:p>
    <w:p w14:paraId="5524B01B" w14:textId="77777777" w:rsidR="005A2696" w:rsidRDefault="005A2696" w:rsidP="005A2696">
      <w:pPr>
        <w:ind w:left="720"/>
        <w:rPr>
          <w:ins w:id="63" w:author="Microsoft Word" w:date="2023-12-11T15:25:00Z"/>
        </w:rPr>
      </w:pPr>
      <w:ins w:id="64" w:author="Microsoft Word" w:date="2023-12-11T15:25:00Z">
        <w:r>
          <w:t xml:space="preserve"> size of (int) returns </w:t>
        </w:r>
      </w:ins>
    </w:p>
    <w:p w14:paraId="34834D45" w14:textId="77777777" w:rsidR="005A2696" w:rsidRDefault="005A2696" w:rsidP="005A2696">
      <w:pPr>
        <w:ind w:left="720"/>
        <w:rPr>
          <w:ins w:id="65" w:author="Microsoft Word" w:date="2023-12-11T15:25:00Z"/>
        </w:rPr>
      </w:pPr>
      <w:ins w:id="66" w:author="Microsoft Word" w:date="2023-12-11T15:25:00Z">
        <w:r>
          <w:t>size of (float) returns 4</w:t>
        </w:r>
      </w:ins>
    </w:p>
    <w:p w14:paraId="431A74EA" w14:textId="2C38264F" w:rsidR="005A2696" w:rsidRDefault="005A2696" w:rsidP="00907931">
      <w:pPr>
        <w:rPr>
          <w:ins w:id="67" w:author="Microsoft Word" w:date="2023-12-11T15:25:00Z"/>
        </w:rPr>
      </w:pPr>
      <w:ins w:id="68" w:author="Microsoft Word" w:date="2023-12-11T15:25:00Z">
        <w:r>
          <w:t xml:space="preserve"> If k is an integer variable, the sizeof (k) returns 2.</w:t>
        </w:r>
      </w:ins>
    </w:p>
    <w:p w14:paraId="63E2866B" w14:textId="097244C0" w:rsidR="00656F44" w:rsidRPr="00907931" w:rsidRDefault="00656F44" w:rsidP="00907931">
      <w:pPr>
        <w:rPr>
          <w:ins w:id="69" w:author="Microsoft Word" w:date="2023-12-11T15:25:00Z"/>
          <w:b/>
          <w:bCs/>
          <w:sz w:val="36"/>
          <w:szCs w:val="36"/>
          <w:lang w:val="en-US"/>
        </w:rPr>
      </w:pPr>
      <w:ins w:id="70" w:author="Microsoft Word" w:date="2023-12-11T15:25:00Z">
        <w:r>
          <w:t>The size of operator determines the amount of memory required for an object at compile time rather than at run time.</w:t>
        </w:r>
      </w:ins>
    </w:p>
    <w:p w14:paraId="5AEE8B53" w14:textId="2EEE800B" w:rsidR="009E4417" w:rsidRPr="005737FF" w:rsidRDefault="009E4417" w:rsidP="009E4417">
      <w:pPr>
        <w:pStyle w:val="ListParagraph"/>
        <w:numPr>
          <w:ilvl w:val="1"/>
          <w:numId w:val="1"/>
        </w:numPr>
        <w:rPr>
          <w:b/>
          <w:bCs/>
          <w:sz w:val="36"/>
          <w:szCs w:val="36"/>
          <w:highlight w:val="cyan"/>
          <w:lang w:val="en-US"/>
        </w:rPr>
      </w:pPr>
      <w:r w:rsidRPr="005737FF">
        <w:rPr>
          <w:b/>
          <w:bCs/>
          <w:sz w:val="36"/>
          <w:szCs w:val="36"/>
          <w:highlight w:val="cyan"/>
          <w:lang w:val="en-US"/>
        </w:rPr>
        <w:t>The order of precedence</w:t>
      </w:r>
    </w:p>
    <w:p w14:paraId="1F964DCE" w14:textId="16C8E14C" w:rsidR="008D3FA9" w:rsidRDefault="008D3FA9" w:rsidP="008D3FA9">
      <w:pPr>
        <w:rPr>
          <w:ins w:id="71" w:author="Microsoft Word" w:date="2023-12-11T15:25:00Z"/>
        </w:rPr>
      </w:pPr>
      <w:ins w:id="72" w:author="Microsoft Word" w:date="2023-12-11T15:25:00Z">
        <w:r>
          <w:t>The order in which the arithmetic operators ( +, -, *, / , %) are used in a given expression is called the order of precedence. The following table 12.7 shows the order of precedence.</w:t>
        </w:r>
      </w:ins>
    </w:p>
    <w:p w14:paraId="63950CF3" w14:textId="0B36BCFA" w:rsidR="00807E75" w:rsidRDefault="00807E75" w:rsidP="008D3FA9">
      <w:pPr>
        <w:rPr>
          <w:ins w:id="73" w:author="Microsoft Word" w:date="2023-12-11T15:25:00Z"/>
        </w:rPr>
      </w:pPr>
      <w:ins w:id="74" w:author="Microsoft Word" w:date="2023-12-11T15:25:00Z">
        <w:r>
          <w:t xml:space="preserve">                 </w:t>
        </w:r>
        <w:r>
          <w:tab/>
        </w:r>
        <w:r>
          <w:tab/>
          <w:t>Table 12.8: Precedence of Arithmetic operator</w:t>
        </w:r>
        <w:r w:rsidR="00D65D32">
          <w:t>s</w:t>
        </w:r>
      </w:ins>
    </w:p>
    <w:p w14:paraId="3873D8FE" w14:textId="2EEC145E" w:rsidR="00807E75" w:rsidRDefault="00807E75" w:rsidP="008D3FA9">
      <w:pPr>
        <w:rPr>
          <w:ins w:id="75" w:author="Microsoft Word" w:date="2023-12-11T15:25:00Z"/>
          <w:b/>
          <w:bCs/>
          <w:sz w:val="36"/>
          <w:szCs w:val="36"/>
          <w:lang w:val="en-US"/>
        </w:rPr>
      </w:pPr>
      <w:ins w:id="76" w:author="Microsoft Word" w:date="2023-12-11T15:25:00Z">
        <w:r>
          <w:rPr>
            <w:b/>
            <w:bCs/>
            <w:sz w:val="36"/>
            <w:szCs w:val="36"/>
            <w:lang w:val="en-US"/>
          </w:rPr>
          <w:t xml:space="preserve">       </w:t>
        </w:r>
        <w:r>
          <w:rPr>
            <w:b/>
            <w:bCs/>
            <w:sz w:val="36"/>
            <w:szCs w:val="36"/>
            <w:lang w:val="en-US"/>
          </w:rPr>
          <w:tab/>
        </w:r>
        <w:r>
          <w:rPr>
            <w:b/>
            <w:bCs/>
            <w:sz w:val="36"/>
            <w:szCs w:val="36"/>
            <w:lang w:val="en-US"/>
          </w:rPr>
          <w:tab/>
        </w:r>
        <w:r w:rsidR="00D65D32">
          <w:rPr>
            <w:b/>
            <w:bCs/>
            <w:sz w:val="36"/>
            <w:szCs w:val="36"/>
            <w:lang w:val="en-US"/>
          </w:rPr>
          <w:t xml:space="preserve">      </w:t>
        </w:r>
      </w:ins>
      <w:r w:rsidRPr="00807E75">
        <w:rPr>
          <w:b/>
          <w:bCs/>
          <w:noProof/>
          <w:sz w:val="36"/>
          <w:szCs w:val="36"/>
          <w:lang w:val="en-US"/>
        </w:rPr>
        <w:drawing>
          <wp:inline distT="0" distB="0" distL="0" distR="0" wp14:anchorId="069DD8F4" wp14:editId="7098AE1A">
            <wp:extent cx="3154953" cy="1249788"/>
            <wp:effectExtent l="0" t="0" r="7620" b="7620"/>
            <wp:docPr id="1401400873" name="Picture 140140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0873" name=""/>
                    <pic:cNvPicPr/>
                  </pic:nvPicPr>
                  <pic:blipFill>
                    <a:blip r:embed="rId18"/>
                    <a:stretch>
                      <a:fillRect/>
                    </a:stretch>
                  </pic:blipFill>
                  <pic:spPr>
                    <a:xfrm>
                      <a:off x="0" y="0"/>
                      <a:ext cx="3154953" cy="1249788"/>
                    </a:xfrm>
                    <a:prstGeom prst="rect">
                      <a:avLst/>
                    </a:prstGeom>
                  </pic:spPr>
                </pic:pic>
              </a:graphicData>
            </a:graphic>
          </wp:inline>
        </w:drawing>
      </w:r>
    </w:p>
    <w:p w14:paraId="7E25AA27" w14:textId="09D2B07E" w:rsidR="00D65D32" w:rsidRDefault="00D65D32" w:rsidP="008D3FA9">
      <w:pPr>
        <w:rPr>
          <w:ins w:id="77" w:author="Microsoft Word" w:date="2023-12-11T15:25:00Z"/>
        </w:rPr>
      </w:pPr>
      <w:ins w:id="78" w:author="Microsoft Word" w:date="2023-12-11T15:25:00Z">
        <w:r>
          <w:rPr>
            <w:b/>
            <w:bCs/>
            <w:sz w:val="36"/>
            <w:szCs w:val="36"/>
            <w:lang w:val="en-US"/>
          </w:rPr>
          <w:t xml:space="preserve">                         </w:t>
        </w:r>
        <w:r>
          <w:t>Table 12.9: Precedence of Operator</w:t>
        </w:r>
      </w:ins>
    </w:p>
    <w:p w14:paraId="3AB8BB03" w14:textId="3C4BEFC4" w:rsidR="00D65D32" w:rsidRPr="008D3FA9" w:rsidRDefault="0045444A" w:rsidP="0045444A">
      <w:pPr>
        <w:ind w:left="720"/>
        <w:rPr>
          <w:ins w:id="79" w:author="Microsoft Word" w:date="2023-12-11T15:25:00Z"/>
          <w:b/>
          <w:bCs/>
          <w:sz w:val="36"/>
          <w:szCs w:val="36"/>
          <w:lang w:val="en-US"/>
        </w:rPr>
      </w:pPr>
      <w:ins w:id="80" w:author="Microsoft Word" w:date="2023-12-11T15:25:00Z">
        <w:r>
          <w:t xml:space="preserve">                                          </w:t>
        </w:r>
      </w:ins>
      <w:r w:rsidRPr="0045444A">
        <w:rPr>
          <w:noProof/>
        </w:rPr>
        <w:drawing>
          <wp:inline distT="0" distB="0" distL="0" distR="0" wp14:anchorId="1E18ACEC" wp14:editId="33AEAD21">
            <wp:extent cx="5227773" cy="2735817"/>
            <wp:effectExtent l="0" t="0" r="0" b="7620"/>
            <wp:docPr id="197468192" name="Picture 19746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8192" name=""/>
                    <pic:cNvPicPr/>
                  </pic:nvPicPr>
                  <pic:blipFill>
                    <a:blip r:embed="rId19"/>
                    <a:stretch>
                      <a:fillRect/>
                    </a:stretch>
                  </pic:blipFill>
                  <pic:spPr>
                    <a:xfrm>
                      <a:off x="0" y="0"/>
                      <a:ext cx="5227773" cy="2735817"/>
                    </a:xfrm>
                    <a:prstGeom prst="rect">
                      <a:avLst/>
                    </a:prstGeom>
                  </pic:spPr>
                </pic:pic>
              </a:graphicData>
            </a:graphic>
          </wp:inline>
        </w:drawing>
      </w:r>
    </w:p>
    <w:p w14:paraId="0480813F" w14:textId="25690EEA" w:rsidR="009E4417" w:rsidRPr="005737FF" w:rsidRDefault="009E4417" w:rsidP="009E4417">
      <w:pPr>
        <w:pStyle w:val="ListParagraph"/>
        <w:numPr>
          <w:ilvl w:val="1"/>
          <w:numId w:val="1"/>
        </w:numPr>
        <w:rPr>
          <w:b/>
          <w:bCs/>
          <w:sz w:val="36"/>
          <w:szCs w:val="36"/>
          <w:highlight w:val="cyan"/>
          <w:lang w:val="en-US"/>
        </w:rPr>
      </w:pPr>
      <w:r w:rsidRPr="005737FF">
        <w:rPr>
          <w:b/>
          <w:bCs/>
          <w:sz w:val="36"/>
          <w:szCs w:val="36"/>
          <w:highlight w:val="cyan"/>
          <w:lang w:val="en-US"/>
        </w:rPr>
        <w:t>Type consersio</w:t>
      </w:r>
      <w:r w:rsidR="005737FF">
        <w:rPr>
          <w:b/>
          <w:bCs/>
          <w:sz w:val="36"/>
          <w:szCs w:val="36"/>
          <w:highlight w:val="cyan"/>
          <w:lang w:val="en-US"/>
        </w:rPr>
        <w:t>n</w:t>
      </w:r>
    </w:p>
    <w:p w14:paraId="71AD3E6D" w14:textId="77777777" w:rsidR="00F774F8" w:rsidRDefault="00F774F8" w:rsidP="00F774F8">
      <w:pPr>
        <w:rPr>
          <w:ins w:id="81" w:author="Microsoft Word" w:date="2023-12-11T15:25:00Z"/>
        </w:rPr>
      </w:pPr>
      <w:ins w:id="82" w:author="Microsoft Word" w:date="2023-12-11T15:25:00Z">
        <w:r>
          <w:t>The process in which one pre-defined type of expression is converted into another type is called conversion. There are two types of conversion in C++.</w:t>
        </w:r>
      </w:ins>
    </w:p>
    <w:p w14:paraId="464EEF43" w14:textId="77777777" w:rsidR="00F774F8" w:rsidRDefault="00F774F8" w:rsidP="00F774F8">
      <w:pPr>
        <w:pStyle w:val="ListParagraph"/>
        <w:numPr>
          <w:ilvl w:val="0"/>
          <w:numId w:val="21"/>
        </w:numPr>
        <w:rPr>
          <w:ins w:id="83" w:author="Microsoft Word" w:date="2023-12-11T15:25:00Z"/>
        </w:rPr>
      </w:pPr>
      <w:ins w:id="84" w:author="Microsoft Word" w:date="2023-12-11T15:25:00Z">
        <w:r>
          <w:t xml:space="preserve">Implicit conversion </w:t>
        </w:r>
      </w:ins>
    </w:p>
    <w:p w14:paraId="2532FFAB" w14:textId="4B4424C2" w:rsidR="00F774F8" w:rsidRPr="00F774F8" w:rsidRDefault="00F774F8" w:rsidP="00F774F8">
      <w:pPr>
        <w:pStyle w:val="ListParagraph"/>
        <w:numPr>
          <w:ilvl w:val="0"/>
          <w:numId w:val="21"/>
        </w:numPr>
        <w:rPr>
          <w:ins w:id="85" w:author="Microsoft Word" w:date="2023-12-11T15:25:00Z"/>
        </w:rPr>
      </w:pPr>
      <w:ins w:id="86" w:author="Microsoft Word" w:date="2023-12-11T15:25:00Z">
        <w:r>
          <w:t>Explicit conversion</w:t>
        </w:r>
      </w:ins>
    </w:p>
    <w:p w14:paraId="6B74B868" w14:textId="330559B5" w:rsidR="009E4417" w:rsidRPr="005737FF" w:rsidRDefault="009E4417" w:rsidP="009E4417">
      <w:pPr>
        <w:pStyle w:val="ListParagraph"/>
        <w:numPr>
          <w:ilvl w:val="1"/>
          <w:numId w:val="1"/>
        </w:numPr>
        <w:rPr>
          <w:b/>
          <w:bCs/>
          <w:sz w:val="36"/>
          <w:szCs w:val="36"/>
          <w:highlight w:val="cyan"/>
          <w:lang w:val="en-US"/>
        </w:rPr>
      </w:pPr>
      <w:r w:rsidRPr="005737FF">
        <w:rPr>
          <w:b/>
          <w:bCs/>
          <w:sz w:val="36"/>
          <w:szCs w:val="36"/>
          <w:highlight w:val="cyan"/>
          <w:lang w:val="en-US"/>
        </w:rPr>
        <w:t>Constants</w:t>
      </w:r>
    </w:p>
    <w:p w14:paraId="6ED29C98" w14:textId="77777777" w:rsidR="00DD5EA8" w:rsidRPr="00DD5EA8" w:rsidRDefault="00DD5EA8" w:rsidP="00DD5EA8">
      <w:pPr>
        <w:rPr>
          <w:b/>
          <w:bCs/>
          <w:sz w:val="36"/>
          <w:szCs w:val="36"/>
          <w:lang w:val="en-US"/>
        </w:rPr>
      </w:pPr>
    </w:p>
    <w:p w14:paraId="1B53632C" w14:textId="50BB15F5" w:rsidR="009E4417" w:rsidRPr="005737FF" w:rsidRDefault="009E4417" w:rsidP="009E4417">
      <w:pPr>
        <w:pStyle w:val="ListParagraph"/>
        <w:numPr>
          <w:ilvl w:val="1"/>
          <w:numId w:val="1"/>
        </w:numPr>
        <w:rPr>
          <w:b/>
          <w:bCs/>
          <w:sz w:val="36"/>
          <w:szCs w:val="36"/>
          <w:highlight w:val="cyan"/>
          <w:lang w:val="en-US"/>
        </w:rPr>
      </w:pPr>
      <w:r w:rsidRPr="005737FF">
        <w:rPr>
          <w:b/>
          <w:bCs/>
          <w:sz w:val="36"/>
          <w:szCs w:val="36"/>
          <w:highlight w:val="cyan"/>
          <w:lang w:val="en-US"/>
        </w:rPr>
        <w:t>Variable</w:t>
      </w:r>
    </w:p>
    <w:p w14:paraId="780691D5" w14:textId="77777777" w:rsidR="00606E54" w:rsidRPr="005737FF" w:rsidRDefault="009E4417" w:rsidP="00606E54">
      <w:pPr>
        <w:pStyle w:val="ListParagraph"/>
        <w:numPr>
          <w:ilvl w:val="1"/>
          <w:numId w:val="1"/>
        </w:numPr>
        <w:rPr>
          <w:b/>
          <w:bCs/>
          <w:sz w:val="36"/>
          <w:szCs w:val="36"/>
          <w:highlight w:val="cyan"/>
          <w:lang w:val="en-US"/>
        </w:rPr>
      </w:pPr>
      <w:r w:rsidRPr="005737FF">
        <w:rPr>
          <w:b/>
          <w:bCs/>
          <w:sz w:val="36"/>
          <w:szCs w:val="36"/>
          <w:highlight w:val="cyan"/>
          <w:lang w:val="en-US"/>
        </w:rPr>
        <w:t>Input and output(I/O)</w:t>
      </w:r>
    </w:p>
    <w:p w14:paraId="663F7527" w14:textId="7789618C" w:rsidR="009E4417" w:rsidRDefault="009E4417" w:rsidP="00400616">
      <w:pPr>
        <w:pStyle w:val="ListParagraph"/>
        <w:numPr>
          <w:ilvl w:val="1"/>
          <w:numId w:val="1"/>
        </w:numPr>
        <w:rPr>
          <w:b/>
          <w:bCs/>
          <w:sz w:val="36"/>
          <w:szCs w:val="36"/>
          <w:highlight w:val="cyan"/>
          <w:lang w:val="en-US"/>
        </w:rPr>
      </w:pPr>
      <w:r w:rsidRPr="005737FF">
        <w:rPr>
          <w:b/>
          <w:bCs/>
          <w:sz w:val="36"/>
          <w:szCs w:val="36"/>
          <w:highlight w:val="cyan"/>
          <w:lang w:val="en-US"/>
        </w:rPr>
        <w:t>Structure of C</w:t>
      </w:r>
    </w:p>
    <w:p w14:paraId="123D0877" w14:textId="77777777" w:rsidR="005737FF" w:rsidRDefault="005737FF" w:rsidP="005737FF">
      <w:pPr>
        <w:rPr>
          <w:b/>
          <w:bCs/>
          <w:sz w:val="36"/>
          <w:szCs w:val="36"/>
          <w:highlight w:val="cyan"/>
          <w:lang w:val="en-US"/>
        </w:rPr>
      </w:pPr>
    </w:p>
    <w:p w14:paraId="100C853C" w14:textId="77777777" w:rsidR="005737FF" w:rsidRDefault="005737FF" w:rsidP="005737FF">
      <w:pPr>
        <w:rPr>
          <w:b/>
          <w:bCs/>
          <w:sz w:val="36"/>
          <w:szCs w:val="36"/>
          <w:highlight w:val="cyan"/>
          <w:lang w:val="en-US"/>
        </w:rPr>
      </w:pPr>
    </w:p>
    <w:p w14:paraId="40632526" w14:textId="77777777" w:rsidR="005737FF" w:rsidRDefault="005737FF" w:rsidP="005737FF">
      <w:pPr>
        <w:rPr>
          <w:b/>
          <w:bCs/>
          <w:sz w:val="36"/>
          <w:szCs w:val="36"/>
          <w:highlight w:val="cyan"/>
          <w:lang w:val="en-US"/>
        </w:rPr>
      </w:pPr>
    </w:p>
    <w:p w14:paraId="0D650F57" w14:textId="77777777" w:rsidR="005737FF" w:rsidRPr="005737FF" w:rsidRDefault="005737FF" w:rsidP="005737FF">
      <w:pPr>
        <w:rPr>
          <w:b/>
          <w:bCs/>
          <w:sz w:val="36"/>
          <w:szCs w:val="36"/>
          <w:highlight w:val="cyan"/>
          <w:lang w:val="en-US"/>
        </w:rPr>
      </w:pPr>
    </w:p>
    <w:sectPr w:rsidR="005737FF" w:rsidRPr="005737FF" w:rsidSect="009A4608">
      <w:headerReference w:type="even" r:id="rId20"/>
      <w:headerReference w:type="default" r:id="rId21"/>
      <w:footerReference w:type="even" r:id="rId22"/>
      <w:footerReference w:type="default" r:id="rId23"/>
      <w:headerReference w:type="first" r:id="rId24"/>
      <w:footerReference w:type="first" r:id="rId25"/>
      <w:pgSz w:w="15840" w:h="24480" w:code="3"/>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9A423" w14:textId="77777777" w:rsidR="00377969" w:rsidRDefault="00377969" w:rsidP="00AA1152">
      <w:pPr>
        <w:spacing w:after="0" w:line="240" w:lineRule="auto"/>
      </w:pPr>
      <w:r>
        <w:separator/>
      </w:r>
    </w:p>
  </w:endnote>
  <w:endnote w:type="continuationSeparator" w:id="0">
    <w:p w14:paraId="3238DDFB" w14:textId="77777777" w:rsidR="00377969" w:rsidRDefault="00377969" w:rsidP="00AA1152">
      <w:pPr>
        <w:spacing w:after="0" w:line="240" w:lineRule="auto"/>
      </w:pPr>
      <w:r>
        <w:continuationSeparator/>
      </w:r>
    </w:p>
  </w:endnote>
  <w:endnote w:type="continuationNotice" w:id="1">
    <w:p w14:paraId="47F80B0C" w14:textId="77777777" w:rsidR="00377969" w:rsidRDefault="003779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0387B" w14:textId="77777777" w:rsidR="00AA1152" w:rsidRDefault="00AA11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F2CA2" w14:textId="77777777" w:rsidR="00AA1152" w:rsidRDefault="00AA11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09CC0" w14:textId="77777777" w:rsidR="00AA1152" w:rsidRDefault="00AA11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AA7B8" w14:textId="77777777" w:rsidR="00377969" w:rsidRDefault="00377969" w:rsidP="00AA1152">
      <w:pPr>
        <w:spacing w:after="0" w:line="240" w:lineRule="auto"/>
      </w:pPr>
      <w:r>
        <w:separator/>
      </w:r>
    </w:p>
  </w:footnote>
  <w:footnote w:type="continuationSeparator" w:id="0">
    <w:p w14:paraId="49444325" w14:textId="77777777" w:rsidR="00377969" w:rsidRDefault="00377969" w:rsidP="00AA1152">
      <w:pPr>
        <w:spacing w:after="0" w:line="240" w:lineRule="auto"/>
      </w:pPr>
      <w:r>
        <w:continuationSeparator/>
      </w:r>
    </w:p>
  </w:footnote>
  <w:footnote w:type="continuationNotice" w:id="1">
    <w:p w14:paraId="148EEAEF" w14:textId="77777777" w:rsidR="00377969" w:rsidRDefault="0037796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FCF2E" w14:textId="781F6F72" w:rsidR="00AA1152" w:rsidRDefault="00AA1152">
    <w:pPr>
      <w:pStyle w:val="Header"/>
    </w:pPr>
    <w:r>
      <w:rPr>
        <w:noProof/>
      </w:rPr>
      <w:pict w14:anchorId="69034D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4549563" o:spid="_x0000_s1027" type="#_x0000_t75" style="position:absolute;margin-left:0;margin-top:0;width:592.85pt;height:613.85pt;z-index:-251658240;mso-position-horizontal:center;mso-position-horizontal-relative:margin;mso-position-vertical:center;mso-position-vertical-relative:margin" o:allowincell="f">
          <v:imagedata r:id="rId1" o:title="college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01623" w14:textId="3EC95580" w:rsidR="00AA1152" w:rsidRDefault="00AA1152">
    <w:pPr>
      <w:pStyle w:val="Header"/>
    </w:pPr>
    <w:r>
      <w:rPr>
        <w:noProof/>
      </w:rPr>
      <w:pict w14:anchorId="4CE1D8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4549564" o:spid="_x0000_s1028" type="#_x0000_t75" style="position:absolute;margin-left:0;margin-top:0;width:592.85pt;height:613.85pt;z-index:-251658239;mso-position-horizontal:center;mso-position-horizontal-relative:margin;mso-position-vertical:center;mso-position-vertical-relative:margin" o:allowincell="f">
          <v:imagedata r:id="rId1" o:title="collegelogo"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D5234" w14:textId="73B3F053" w:rsidR="00AA1152" w:rsidRDefault="00AA1152">
    <w:pPr>
      <w:pStyle w:val="Header"/>
    </w:pPr>
    <w:r>
      <w:rPr>
        <w:noProof/>
      </w:rPr>
      <w:pict w14:anchorId="591790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4549562" o:spid="_x0000_s1026" type="#_x0000_t75" style="position:absolute;margin-left:0;margin-top:0;width:592.85pt;height:613.85pt;z-index:-251658238;mso-position-horizontal:center;mso-position-horizontal-relative:margin;mso-position-vertical:center;mso-position-vertical-relative:margin" o:allowincell="f">
          <v:imagedata r:id="rId1" o:title="college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4D3F"/>
    <w:multiLevelType w:val="hybridMultilevel"/>
    <w:tmpl w:val="7CA08A3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0903623D"/>
    <w:multiLevelType w:val="hybridMultilevel"/>
    <w:tmpl w:val="8912F904"/>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92B4398"/>
    <w:multiLevelType w:val="hybridMultilevel"/>
    <w:tmpl w:val="A43057CC"/>
    <w:lvl w:ilvl="0" w:tplc="40090009">
      <w:start w:val="1"/>
      <w:numFmt w:val="bullet"/>
      <w:lvlText w:val=""/>
      <w:lvlJc w:val="left"/>
      <w:pPr>
        <w:ind w:left="1493" w:hanging="360"/>
      </w:pPr>
      <w:rPr>
        <w:rFonts w:ascii="Wingdings" w:hAnsi="Wingdings" w:hint="default"/>
      </w:rPr>
    </w:lvl>
    <w:lvl w:ilvl="1" w:tplc="40090003" w:tentative="1">
      <w:start w:val="1"/>
      <w:numFmt w:val="bullet"/>
      <w:lvlText w:val="o"/>
      <w:lvlJc w:val="left"/>
      <w:pPr>
        <w:ind w:left="2213" w:hanging="360"/>
      </w:pPr>
      <w:rPr>
        <w:rFonts w:ascii="Courier New" w:hAnsi="Courier New" w:cs="Courier New" w:hint="default"/>
      </w:rPr>
    </w:lvl>
    <w:lvl w:ilvl="2" w:tplc="40090005" w:tentative="1">
      <w:start w:val="1"/>
      <w:numFmt w:val="bullet"/>
      <w:lvlText w:val=""/>
      <w:lvlJc w:val="left"/>
      <w:pPr>
        <w:ind w:left="2933" w:hanging="360"/>
      </w:pPr>
      <w:rPr>
        <w:rFonts w:ascii="Wingdings" w:hAnsi="Wingdings" w:hint="default"/>
      </w:rPr>
    </w:lvl>
    <w:lvl w:ilvl="3" w:tplc="40090001" w:tentative="1">
      <w:start w:val="1"/>
      <w:numFmt w:val="bullet"/>
      <w:lvlText w:val=""/>
      <w:lvlJc w:val="left"/>
      <w:pPr>
        <w:ind w:left="3653" w:hanging="360"/>
      </w:pPr>
      <w:rPr>
        <w:rFonts w:ascii="Symbol" w:hAnsi="Symbol" w:hint="default"/>
      </w:rPr>
    </w:lvl>
    <w:lvl w:ilvl="4" w:tplc="40090003" w:tentative="1">
      <w:start w:val="1"/>
      <w:numFmt w:val="bullet"/>
      <w:lvlText w:val="o"/>
      <w:lvlJc w:val="left"/>
      <w:pPr>
        <w:ind w:left="4373" w:hanging="360"/>
      </w:pPr>
      <w:rPr>
        <w:rFonts w:ascii="Courier New" w:hAnsi="Courier New" w:cs="Courier New" w:hint="default"/>
      </w:rPr>
    </w:lvl>
    <w:lvl w:ilvl="5" w:tplc="40090005" w:tentative="1">
      <w:start w:val="1"/>
      <w:numFmt w:val="bullet"/>
      <w:lvlText w:val=""/>
      <w:lvlJc w:val="left"/>
      <w:pPr>
        <w:ind w:left="5093" w:hanging="360"/>
      </w:pPr>
      <w:rPr>
        <w:rFonts w:ascii="Wingdings" w:hAnsi="Wingdings" w:hint="default"/>
      </w:rPr>
    </w:lvl>
    <w:lvl w:ilvl="6" w:tplc="40090001" w:tentative="1">
      <w:start w:val="1"/>
      <w:numFmt w:val="bullet"/>
      <w:lvlText w:val=""/>
      <w:lvlJc w:val="left"/>
      <w:pPr>
        <w:ind w:left="5813" w:hanging="360"/>
      </w:pPr>
      <w:rPr>
        <w:rFonts w:ascii="Symbol" w:hAnsi="Symbol" w:hint="default"/>
      </w:rPr>
    </w:lvl>
    <w:lvl w:ilvl="7" w:tplc="40090003" w:tentative="1">
      <w:start w:val="1"/>
      <w:numFmt w:val="bullet"/>
      <w:lvlText w:val="o"/>
      <w:lvlJc w:val="left"/>
      <w:pPr>
        <w:ind w:left="6533" w:hanging="360"/>
      </w:pPr>
      <w:rPr>
        <w:rFonts w:ascii="Courier New" w:hAnsi="Courier New" w:cs="Courier New" w:hint="default"/>
      </w:rPr>
    </w:lvl>
    <w:lvl w:ilvl="8" w:tplc="40090005" w:tentative="1">
      <w:start w:val="1"/>
      <w:numFmt w:val="bullet"/>
      <w:lvlText w:val=""/>
      <w:lvlJc w:val="left"/>
      <w:pPr>
        <w:ind w:left="7253" w:hanging="360"/>
      </w:pPr>
      <w:rPr>
        <w:rFonts w:ascii="Wingdings" w:hAnsi="Wingdings" w:hint="default"/>
      </w:rPr>
    </w:lvl>
  </w:abstractNum>
  <w:abstractNum w:abstractNumId="3" w15:restartNumberingAfterBreak="0">
    <w:nsid w:val="1E585F3D"/>
    <w:multiLevelType w:val="hybridMultilevel"/>
    <w:tmpl w:val="E7BE2C0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9B113FA"/>
    <w:multiLevelType w:val="hybridMultilevel"/>
    <w:tmpl w:val="1CB0052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2A000969"/>
    <w:multiLevelType w:val="hybridMultilevel"/>
    <w:tmpl w:val="803AA7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D3C08FB"/>
    <w:multiLevelType w:val="hybridMultilevel"/>
    <w:tmpl w:val="544C832A"/>
    <w:lvl w:ilvl="0" w:tplc="40090011">
      <w:start w:val="1"/>
      <w:numFmt w:val="decimal"/>
      <w:lvlText w:val="%1)"/>
      <w:lvlJc w:val="left"/>
      <w:pPr>
        <w:ind w:left="920" w:hanging="360"/>
      </w:pPr>
    </w:lvl>
    <w:lvl w:ilvl="1" w:tplc="40090019" w:tentative="1">
      <w:start w:val="1"/>
      <w:numFmt w:val="lowerLetter"/>
      <w:lvlText w:val="%2."/>
      <w:lvlJc w:val="left"/>
      <w:pPr>
        <w:ind w:left="1640" w:hanging="360"/>
      </w:pPr>
    </w:lvl>
    <w:lvl w:ilvl="2" w:tplc="4009001B" w:tentative="1">
      <w:start w:val="1"/>
      <w:numFmt w:val="lowerRoman"/>
      <w:lvlText w:val="%3."/>
      <w:lvlJc w:val="right"/>
      <w:pPr>
        <w:ind w:left="2360" w:hanging="180"/>
      </w:pPr>
    </w:lvl>
    <w:lvl w:ilvl="3" w:tplc="4009000F" w:tentative="1">
      <w:start w:val="1"/>
      <w:numFmt w:val="decimal"/>
      <w:lvlText w:val="%4."/>
      <w:lvlJc w:val="left"/>
      <w:pPr>
        <w:ind w:left="3080" w:hanging="360"/>
      </w:pPr>
    </w:lvl>
    <w:lvl w:ilvl="4" w:tplc="40090019" w:tentative="1">
      <w:start w:val="1"/>
      <w:numFmt w:val="lowerLetter"/>
      <w:lvlText w:val="%5."/>
      <w:lvlJc w:val="left"/>
      <w:pPr>
        <w:ind w:left="3800" w:hanging="360"/>
      </w:pPr>
    </w:lvl>
    <w:lvl w:ilvl="5" w:tplc="4009001B" w:tentative="1">
      <w:start w:val="1"/>
      <w:numFmt w:val="lowerRoman"/>
      <w:lvlText w:val="%6."/>
      <w:lvlJc w:val="right"/>
      <w:pPr>
        <w:ind w:left="4520" w:hanging="180"/>
      </w:pPr>
    </w:lvl>
    <w:lvl w:ilvl="6" w:tplc="4009000F" w:tentative="1">
      <w:start w:val="1"/>
      <w:numFmt w:val="decimal"/>
      <w:lvlText w:val="%7."/>
      <w:lvlJc w:val="left"/>
      <w:pPr>
        <w:ind w:left="5240" w:hanging="360"/>
      </w:pPr>
    </w:lvl>
    <w:lvl w:ilvl="7" w:tplc="40090019" w:tentative="1">
      <w:start w:val="1"/>
      <w:numFmt w:val="lowerLetter"/>
      <w:lvlText w:val="%8."/>
      <w:lvlJc w:val="left"/>
      <w:pPr>
        <w:ind w:left="5960" w:hanging="360"/>
      </w:pPr>
    </w:lvl>
    <w:lvl w:ilvl="8" w:tplc="4009001B" w:tentative="1">
      <w:start w:val="1"/>
      <w:numFmt w:val="lowerRoman"/>
      <w:lvlText w:val="%9."/>
      <w:lvlJc w:val="right"/>
      <w:pPr>
        <w:ind w:left="6680" w:hanging="180"/>
      </w:pPr>
    </w:lvl>
  </w:abstractNum>
  <w:abstractNum w:abstractNumId="7" w15:restartNumberingAfterBreak="0">
    <w:nsid w:val="329A7557"/>
    <w:multiLevelType w:val="hybridMultilevel"/>
    <w:tmpl w:val="947CC09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68A7CF0"/>
    <w:multiLevelType w:val="hybridMultilevel"/>
    <w:tmpl w:val="C714E43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CEB5296"/>
    <w:multiLevelType w:val="hybridMultilevel"/>
    <w:tmpl w:val="07B899F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11040D5"/>
    <w:multiLevelType w:val="hybridMultilevel"/>
    <w:tmpl w:val="0958E588"/>
    <w:lvl w:ilvl="0" w:tplc="DA440B9E">
      <w:start w:val="1"/>
      <w:numFmt w:val="lowerRoman"/>
      <w:lvlText w:val="(%1)"/>
      <w:lvlJc w:val="left"/>
      <w:pPr>
        <w:ind w:left="768" w:hanging="72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1" w15:restartNumberingAfterBreak="0">
    <w:nsid w:val="439C0D3F"/>
    <w:multiLevelType w:val="hybridMultilevel"/>
    <w:tmpl w:val="6C42BA94"/>
    <w:lvl w:ilvl="0" w:tplc="89D05508">
      <w:start w:val="1"/>
      <w:numFmt w:val="decimal"/>
      <w:lvlText w:val="%1."/>
      <w:lvlJc w:val="left"/>
      <w:pPr>
        <w:ind w:left="456" w:hanging="360"/>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12" w15:restartNumberingAfterBreak="0">
    <w:nsid w:val="4D3235CB"/>
    <w:multiLevelType w:val="hybridMultilevel"/>
    <w:tmpl w:val="0A62AB9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41006B6"/>
    <w:multiLevelType w:val="hybridMultilevel"/>
    <w:tmpl w:val="4FE20F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68079A2"/>
    <w:multiLevelType w:val="hybridMultilevel"/>
    <w:tmpl w:val="C6E86D0E"/>
    <w:lvl w:ilvl="0" w:tplc="7234C9A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7F27A78"/>
    <w:multiLevelType w:val="hybridMultilevel"/>
    <w:tmpl w:val="8696C8F0"/>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6" w15:restartNumberingAfterBreak="0">
    <w:nsid w:val="69006CF7"/>
    <w:multiLevelType w:val="hybridMultilevel"/>
    <w:tmpl w:val="26D2BDE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E22530D"/>
    <w:multiLevelType w:val="hybridMultilevel"/>
    <w:tmpl w:val="C1F2F220"/>
    <w:lvl w:ilvl="0" w:tplc="40090009">
      <w:start w:val="1"/>
      <w:numFmt w:val="bullet"/>
      <w:lvlText w:val=""/>
      <w:lvlJc w:val="left"/>
      <w:pPr>
        <w:ind w:left="1493" w:hanging="360"/>
      </w:pPr>
      <w:rPr>
        <w:rFonts w:ascii="Wingdings" w:hAnsi="Wingdings" w:hint="default"/>
      </w:rPr>
    </w:lvl>
    <w:lvl w:ilvl="1" w:tplc="40090003" w:tentative="1">
      <w:start w:val="1"/>
      <w:numFmt w:val="bullet"/>
      <w:lvlText w:val="o"/>
      <w:lvlJc w:val="left"/>
      <w:pPr>
        <w:ind w:left="2213" w:hanging="360"/>
      </w:pPr>
      <w:rPr>
        <w:rFonts w:ascii="Courier New" w:hAnsi="Courier New" w:cs="Courier New" w:hint="default"/>
      </w:rPr>
    </w:lvl>
    <w:lvl w:ilvl="2" w:tplc="40090005" w:tentative="1">
      <w:start w:val="1"/>
      <w:numFmt w:val="bullet"/>
      <w:lvlText w:val=""/>
      <w:lvlJc w:val="left"/>
      <w:pPr>
        <w:ind w:left="2933" w:hanging="360"/>
      </w:pPr>
      <w:rPr>
        <w:rFonts w:ascii="Wingdings" w:hAnsi="Wingdings" w:hint="default"/>
      </w:rPr>
    </w:lvl>
    <w:lvl w:ilvl="3" w:tplc="40090001" w:tentative="1">
      <w:start w:val="1"/>
      <w:numFmt w:val="bullet"/>
      <w:lvlText w:val=""/>
      <w:lvlJc w:val="left"/>
      <w:pPr>
        <w:ind w:left="3653" w:hanging="360"/>
      </w:pPr>
      <w:rPr>
        <w:rFonts w:ascii="Symbol" w:hAnsi="Symbol" w:hint="default"/>
      </w:rPr>
    </w:lvl>
    <w:lvl w:ilvl="4" w:tplc="40090003" w:tentative="1">
      <w:start w:val="1"/>
      <w:numFmt w:val="bullet"/>
      <w:lvlText w:val="o"/>
      <w:lvlJc w:val="left"/>
      <w:pPr>
        <w:ind w:left="4373" w:hanging="360"/>
      </w:pPr>
      <w:rPr>
        <w:rFonts w:ascii="Courier New" w:hAnsi="Courier New" w:cs="Courier New" w:hint="default"/>
      </w:rPr>
    </w:lvl>
    <w:lvl w:ilvl="5" w:tplc="40090005" w:tentative="1">
      <w:start w:val="1"/>
      <w:numFmt w:val="bullet"/>
      <w:lvlText w:val=""/>
      <w:lvlJc w:val="left"/>
      <w:pPr>
        <w:ind w:left="5093" w:hanging="360"/>
      </w:pPr>
      <w:rPr>
        <w:rFonts w:ascii="Wingdings" w:hAnsi="Wingdings" w:hint="default"/>
      </w:rPr>
    </w:lvl>
    <w:lvl w:ilvl="6" w:tplc="40090001" w:tentative="1">
      <w:start w:val="1"/>
      <w:numFmt w:val="bullet"/>
      <w:lvlText w:val=""/>
      <w:lvlJc w:val="left"/>
      <w:pPr>
        <w:ind w:left="5813" w:hanging="360"/>
      </w:pPr>
      <w:rPr>
        <w:rFonts w:ascii="Symbol" w:hAnsi="Symbol" w:hint="default"/>
      </w:rPr>
    </w:lvl>
    <w:lvl w:ilvl="7" w:tplc="40090003" w:tentative="1">
      <w:start w:val="1"/>
      <w:numFmt w:val="bullet"/>
      <w:lvlText w:val="o"/>
      <w:lvlJc w:val="left"/>
      <w:pPr>
        <w:ind w:left="6533" w:hanging="360"/>
      </w:pPr>
      <w:rPr>
        <w:rFonts w:ascii="Courier New" w:hAnsi="Courier New" w:cs="Courier New" w:hint="default"/>
      </w:rPr>
    </w:lvl>
    <w:lvl w:ilvl="8" w:tplc="40090005" w:tentative="1">
      <w:start w:val="1"/>
      <w:numFmt w:val="bullet"/>
      <w:lvlText w:val=""/>
      <w:lvlJc w:val="left"/>
      <w:pPr>
        <w:ind w:left="7253" w:hanging="360"/>
      </w:pPr>
      <w:rPr>
        <w:rFonts w:ascii="Wingdings" w:hAnsi="Wingdings" w:hint="default"/>
      </w:rPr>
    </w:lvl>
  </w:abstractNum>
  <w:abstractNum w:abstractNumId="18" w15:restartNumberingAfterBreak="0">
    <w:nsid w:val="6E840BA7"/>
    <w:multiLevelType w:val="multilevel"/>
    <w:tmpl w:val="621E9B8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77EC67CD"/>
    <w:multiLevelType w:val="hybridMultilevel"/>
    <w:tmpl w:val="E74AAA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E555416"/>
    <w:multiLevelType w:val="hybridMultilevel"/>
    <w:tmpl w:val="28CCA106"/>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num w:numId="1" w16cid:durableId="1002321973">
    <w:abstractNumId w:val="18"/>
  </w:num>
  <w:num w:numId="2" w16cid:durableId="780995872">
    <w:abstractNumId w:val="5"/>
  </w:num>
  <w:num w:numId="3" w16cid:durableId="384722516">
    <w:abstractNumId w:val="13"/>
  </w:num>
  <w:num w:numId="4" w16cid:durableId="884147047">
    <w:abstractNumId w:val="9"/>
  </w:num>
  <w:num w:numId="5" w16cid:durableId="1138304493">
    <w:abstractNumId w:val="14"/>
  </w:num>
  <w:num w:numId="6" w16cid:durableId="1512135868">
    <w:abstractNumId w:val="10"/>
  </w:num>
  <w:num w:numId="7" w16cid:durableId="123155290">
    <w:abstractNumId w:val="11"/>
  </w:num>
  <w:num w:numId="8" w16cid:durableId="629701904">
    <w:abstractNumId w:val="7"/>
  </w:num>
  <w:num w:numId="9" w16cid:durableId="620917701">
    <w:abstractNumId w:val="6"/>
  </w:num>
  <w:num w:numId="10" w16cid:durableId="1504855156">
    <w:abstractNumId w:val="12"/>
  </w:num>
  <w:num w:numId="11" w16cid:durableId="377705636">
    <w:abstractNumId w:val="17"/>
  </w:num>
  <w:num w:numId="12" w16cid:durableId="671760682">
    <w:abstractNumId w:val="3"/>
  </w:num>
  <w:num w:numId="13" w16cid:durableId="876620035">
    <w:abstractNumId w:val="2"/>
  </w:num>
  <w:num w:numId="14" w16cid:durableId="2133086971">
    <w:abstractNumId w:val="8"/>
  </w:num>
  <w:num w:numId="15" w16cid:durableId="1851406355">
    <w:abstractNumId w:val="16"/>
  </w:num>
  <w:num w:numId="16" w16cid:durableId="2074742033">
    <w:abstractNumId w:val="19"/>
  </w:num>
  <w:num w:numId="17" w16cid:durableId="1922904870">
    <w:abstractNumId w:val="1"/>
  </w:num>
  <w:num w:numId="18" w16cid:durableId="183250139">
    <w:abstractNumId w:val="0"/>
  </w:num>
  <w:num w:numId="19" w16cid:durableId="1520268650">
    <w:abstractNumId w:val="4"/>
  </w:num>
  <w:num w:numId="20" w16cid:durableId="777721606">
    <w:abstractNumId w:val="15"/>
  </w:num>
  <w:num w:numId="21" w16cid:durableId="8700690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417"/>
    <w:rsid w:val="000438BD"/>
    <w:rsid w:val="0006535A"/>
    <w:rsid w:val="00226DA2"/>
    <w:rsid w:val="00377969"/>
    <w:rsid w:val="003E5E45"/>
    <w:rsid w:val="00400616"/>
    <w:rsid w:val="0045444A"/>
    <w:rsid w:val="00475F80"/>
    <w:rsid w:val="005737FF"/>
    <w:rsid w:val="005A2696"/>
    <w:rsid w:val="005D2CBC"/>
    <w:rsid w:val="005E0F97"/>
    <w:rsid w:val="005E5D39"/>
    <w:rsid w:val="005F39EA"/>
    <w:rsid w:val="00603F32"/>
    <w:rsid w:val="00606E54"/>
    <w:rsid w:val="00610D47"/>
    <w:rsid w:val="0064664B"/>
    <w:rsid w:val="00656F44"/>
    <w:rsid w:val="00693817"/>
    <w:rsid w:val="00696D40"/>
    <w:rsid w:val="00783D64"/>
    <w:rsid w:val="00796172"/>
    <w:rsid w:val="007B3E36"/>
    <w:rsid w:val="00807E75"/>
    <w:rsid w:val="008D3FA9"/>
    <w:rsid w:val="00907931"/>
    <w:rsid w:val="00954282"/>
    <w:rsid w:val="00990B32"/>
    <w:rsid w:val="00991919"/>
    <w:rsid w:val="009A4608"/>
    <w:rsid w:val="009B36CA"/>
    <w:rsid w:val="009E4417"/>
    <w:rsid w:val="00A96B7B"/>
    <w:rsid w:val="00AA1152"/>
    <w:rsid w:val="00C40265"/>
    <w:rsid w:val="00C85AAD"/>
    <w:rsid w:val="00CE7446"/>
    <w:rsid w:val="00D046DA"/>
    <w:rsid w:val="00D06CF2"/>
    <w:rsid w:val="00D65D32"/>
    <w:rsid w:val="00DC3072"/>
    <w:rsid w:val="00DD5EA8"/>
    <w:rsid w:val="00E2763F"/>
    <w:rsid w:val="00E61B87"/>
    <w:rsid w:val="00E97DE8"/>
    <w:rsid w:val="00EE3600"/>
    <w:rsid w:val="00F33F58"/>
    <w:rsid w:val="00F60A93"/>
    <w:rsid w:val="00F774F8"/>
    <w:rsid w:val="00FD2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8EF877"/>
  <w15:chartTrackingRefBased/>
  <w15:docId w15:val="{C483A5A6-F8DE-4914-AA6C-5E3D7B51B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E45"/>
    <w:pPr>
      <w:keepNext/>
      <w:keepLines/>
      <w:spacing w:before="240" w:after="0"/>
      <w:outlineLvl w:val="0"/>
    </w:pPr>
    <w:rPr>
      <w:rFonts w:asciiTheme="majorHAnsi" w:eastAsiaTheme="majorEastAsia" w:hAnsiTheme="majorHAnsi" w:cstheme="majorBidi"/>
      <w:color w:val="77972F" w:themeColor="accent1" w:themeShade="BF"/>
      <w:sz w:val="32"/>
      <w:szCs w:val="32"/>
    </w:rPr>
  </w:style>
  <w:style w:type="paragraph" w:styleId="Heading2">
    <w:name w:val="heading 2"/>
    <w:basedOn w:val="Normal"/>
    <w:next w:val="Normal"/>
    <w:link w:val="Heading2Char"/>
    <w:uiPriority w:val="9"/>
    <w:unhideWhenUsed/>
    <w:qFormat/>
    <w:rsid w:val="003E5E45"/>
    <w:pPr>
      <w:keepNext/>
      <w:keepLines/>
      <w:spacing w:before="40" w:after="0"/>
      <w:outlineLvl w:val="1"/>
    </w:pPr>
    <w:rPr>
      <w:rFonts w:asciiTheme="majorHAnsi" w:eastAsiaTheme="majorEastAsia" w:hAnsiTheme="majorHAnsi" w:cstheme="majorBidi"/>
      <w:color w:val="77972F"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E4417"/>
    <w:pPr>
      <w:spacing w:after="0" w:line="240" w:lineRule="auto"/>
    </w:pPr>
  </w:style>
  <w:style w:type="paragraph" w:styleId="Title">
    <w:name w:val="Title"/>
    <w:basedOn w:val="Normal"/>
    <w:next w:val="Normal"/>
    <w:link w:val="TitleChar"/>
    <w:uiPriority w:val="10"/>
    <w:qFormat/>
    <w:rsid w:val="009E44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441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E4417"/>
    <w:pPr>
      <w:ind w:left="720"/>
      <w:contextualSpacing/>
    </w:pPr>
  </w:style>
  <w:style w:type="character" w:customStyle="1" w:styleId="NoSpacingChar">
    <w:name w:val="No Spacing Char"/>
    <w:basedOn w:val="DefaultParagraphFont"/>
    <w:link w:val="NoSpacing"/>
    <w:uiPriority w:val="1"/>
    <w:rsid w:val="00400616"/>
  </w:style>
  <w:style w:type="character" w:customStyle="1" w:styleId="Heading1Char">
    <w:name w:val="Heading 1 Char"/>
    <w:basedOn w:val="DefaultParagraphFont"/>
    <w:link w:val="Heading1"/>
    <w:uiPriority w:val="9"/>
    <w:rsid w:val="003E5E45"/>
    <w:rPr>
      <w:rFonts w:asciiTheme="majorHAnsi" w:eastAsiaTheme="majorEastAsia" w:hAnsiTheme="majorHAnsi" w:cstheme="majorBidi"/>
      <w:color w:val="77972F" w:themeColor="accent1" w:themeShade="BF"/>
      <w:sz w:val="32"/>
      <w:szCs w:val="32"/>
    </w:rPr>
  </w:style>
  <w:style w:type="character" w:customStyle="1" w:styleId="Heading2Char">
    <w:name w:val="Heading 2 Char"/>
    <w:basedOn w:val="DefaultParagraphFont"/>
    <w:link w:val="Heading2"/>
    <w:uiPriority w:val="9"/>
    <w:rsid w:val="003E5E45"/>
    <w:rPr>
      <w:rFonts w:asciiTheme="majorHAnsi" w:eastAsiaTheme="majorEastAsia" w:hAnsiTheme="majorHAnsi" w:cstheme="majorBidi"/>
      <w:color w:val="77972F" w:themeColor="accent1" w:themeShade="BF"/>
      <w:sz w:val="26"/>
      <w:szCs w:val="26"/>
    </w:rPr>
  </w:style>
  <w:style w:type="paragraph" w:styleId="Header">
    <w:name w:val="header"/>
    <w:basedOn w:val="Normal"/>
    <w:link w:val="HeaderChar"/>
    <w:uiPriority w:val="99"/>
    <w:unhideWhenUsed/>
    <w:rsid w:val="00AA11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152"/>
  </w:style>
  <w:style w:type="paragraph" w:styleId="Footer">
    <w:name w:val="footer"/>
    <w:basedOn w:val="Normal"/>
    <w:link w:val="FooterChar"/>
    <w:uiPriority w:val="99"/>
    <w:unhideWhenUsed/>
    <w:rsid w:val="00AA11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1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2023-12-06T00:00:00</PublishDate>
  <Abstract/>
  <CompanyAddress/>
  <CompanyPhone/>
  <CompanyFax/>
  <CompanyEmail>Ashishcpr697@gmail.com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3EB751-BF76-4CB8-ADD6-65779D4D6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6</Pages>
  <Words>1516</Words>
  <Characters>8646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LOK NAYAK JAI PRAKASH INSTITUTE OF TECNOLOGY,CHAPRA</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c:title>
  <dc:subject>COMPLETE C++ REVISED NOTES</dc:subject>
  <dc:creator>Ashish Ranjan</dc:creator>
  <cp:keywords/>
  <dc:description/>
  <cp:lastModifiedBy>Ashish Ranjan</cp:lastModifiedBy>
  <cp:revision>43</cp:revision>
  <dcterms:created xsi:type="dcterms:W3CDTF">2023-12-06T06:27:00Z</dcterms:created>
  <dcterms:modified xsi:type="dcterms:W3CDTF">2024-01-05T14:02:00Z</dcterms:modified>
</cp:coreProperties>
</file>